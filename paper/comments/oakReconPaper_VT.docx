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7C44943" w14:textId="51884146" w:rsidR="00650BCF" w:rsidRDefault="00650BCF" w:rsidP="009F0F94">
      <w:pPr>
        <w:spacing w:line="360" w:lineRule="auto"/>
        <w:jc w:val="both"/>
        <w:divId w:val="639919740"/>
        <w:rPr>
          <w:ins w:id="0" w:author="Author"/>
          <w:rFonts w:eastAsia="Times New Roman"/>
        </w:rPr>
      </w:pPr>
      <w:ins w:id="1" w:author="Author">
        <w:r>
          <w:rPr>
            <w:rFonts w:eastAsia="Times New Roman"/>
          </w:rPr>
          <w:t xml:space="preserve">A tree-ring based </w:t>
        </w:r>
        <w:r w:rsidR="00FD6393">
          <w:rPr>
            <w:rFonts w:eastAsia="Times New Roman"/>
          </w:rPr>
          <w:t xml:space="preserve">reconstruction </w:t>
        </w:r>
        <w:r>
          <w:rPr>
            <w:rFonts w:eastAsia="Times New Roman"/>
          </w:rPr>
          <w:t>of early summer precipitation in southwestern Virginia (</w:t>
        </w:r>
        <w:r w:rsidR="0002343A">
          <w:rPr>
            <w:rFonts w:eastAsia="Times New Roman"/>
          </w:rPr>
          <w:t>1750-1981)</w:t>
        </w:r>
      </w:ins>
    </w:p>
    <w:p w14:paraId="50B25706" w14:textId="5A0548BC" w:rsidR="00536E10" w:rsidDel="00650BCF" w:rsidRDefault="007406EA" w:rsidP="009F0F94">
      <w:pPr>
        <w:pStyle w:val="Heading2"/>
        <w:spacing w:line="360" w:lineRule="auto"/>
        <w:jc w:val="both"/>
        <w:divId w:val="639919740"/>
        <w:rPr>
          <w:del w:id="2" w:author="Author"/>
          <w:rFonts w:eastAsia="Times New Roman"/>
        </w:rPr>
      </w:pPr>
      <w:del w:id="3" w:author="Author">
        <w:r w:rsidDel="00650BCF">
          <w:rPr>
            <w:rFonts w:eastAsia="Times New Roman"/>
          </w:rPr>
          <w:delText>Reconstruction of the Eastern-US precipitation signal</w:delText>
        </w:r>
      </w:del>
    </w:p>
    <w:p w14:paraId="64C1728B" w14:textId="77777777" w:rsidR="00536E10" w:rsidRDefault="007406EA" w:rsidP="009F0F94">
      <w:pPr>
        <w:spacing w:line="360" w:lineRule="auto"/>
        <w:jc w:val="both"/>
        <w:divId w:val="639919740"/>
        <w:rPr>
          <w:rFonts w:eastAsia="Times New Roman"/>
        </w:rPr>
      </w:pPr>
      <w:r>
        <w:rPr>
          <w:rStyle w:val="pplr9e-x-x-1201"/>
          <w:rFonts w:eastAsia="Times New Roman"/>
        </w:rPr>
        <w:t>Andria Dawson, David Austin, David Walker, and Valerie Trouet</w:t>
      </w:r>
    </w:p>
    <w:p w14:paraId="6C5437E1" w14:textId="77777777" w:rsidR="00536E10" w:rsidRDefault="00536E10" w:rsidP="009F0F94">
      <w:pPr>
        <w:spacing w:line="360" w:lineRule="auto"/>
        <w:jc w:val="both"/>
        <w:divId w:val="639919740"/>
        <w:rPr>
          <w:rFonts w:eastAsia="Times New Roman"/>
        </w:rPr>
      </w:pPr>
    </w:p>
    <w:p w14:paraId="75F09677" w14:textId="77777777" w:rsidR="00536E10" w:rsidRDefault="007406EA" w:rsidP="009F0F94">
      <w:pPr>
        <w:spacing w:line="360" w:lineRule="auto"/>
        <w:jc w:val="both"/>
        <w:divId w:val="639919740"/>
        <w:rPr>
          <w:ins w:id="4" w:author="Author"/>
          <w:rStyle w:val="pplr9e-x-x-1201"/>
          <w:rFonts w:eastAsia="Times New Roman"/>
        </w:rPr>
      </w:pPr>
      <w:r>
        <w:rPr>
          <w:rStyle w:val="pplr9e-x-x-1201"/>
          <w:rFonts w:eastAsia="Times New Roman"/>
        </w:rPr>
        <w:t>October 25, 2012</w:t>
      </w:r>
    </w:p>
    <w:p w14:paraId="5F9B59C6" w14:textId="65CFE3AF" w:rsidR="00650BCF" w:rsidRDefault="00650BCF" w:rsidP="009F0F94">
      <w:pPr>
        <w:spacing w:line="360" w:lineRule="auto"/>
        <w:jc w:val="both"/>
        <w:divId w:val="639919740"/>
        <w:rPr>
          <w:rFonts w:eastAsia="Times New Roman"/>
        </w:rPr>
      </w:pPr>
      <w:ins w:id="5" w:author="Author">
        <w:r>
          <w:rPr>
            <w:rStyle w:val="pplr9e-x-x-1201"/>
            <w:rFonts w:eastAsia="Times New Roman"/>
          </w:rPr>
          <w:t>ABSTRACT</w:t>
        </w:r>
      </w:ins>
    </w:p>
    <w:p w14:paraId="29C94A71" w14:textId="77777777" w:rsidR="00536E10" w:rsidRDefault="007406EA" w:rsidP="009F0F94">
      <w:pPr>
        <w:pStyle w:val="Heading3"/>
        <w:spacing w:line="360" w:lineRule="auto"/>
        <w:jc w:val="both"/>
        <w:rPr>
          <w:rFonts w:eastAsia="Times New Roman"/>
        </w:rPr>
      </w:pPr>
      <w:r>
        <w:rPr>
          <w:rStyle w:val="titlemark"/>
          <w:rFonts w:eastAsia="Times New Roman"/>
        </w:rPr>
        <w:t xml:space="preserve">1 </w:t>
      </w:r>
      <w:r>
        <w:rPr>
          <w:rFonts w:eastAsia="Times New Roman"/>
        </w:rPr>
        <w:t>Introduction</w:t>
      </w:r>
    </w:p>
    <w:p w14:paraId="2A39AA97" w14:textId="77777777" w:rsidR="00536E10" w:rsidRDefault="009F0F94" w:rsidP="009F0F94">
      <w:pPr>
        <w:pStyle w:val="noindent"/>
        <w:spacing w:line="360" w:lineRule="auto"/>
        <w:jc w:val="both"/>
      </w:pPr>
      <w:r>
        <w:t>The Southern Appalachian region has supported continuous forest communities longer than any other area in North America, hosts many rare endemic species, harbors many disjunct species populations</w:t>
      </w:r>
      <w:ins w:id="6" w:author="Author">
        <w:r>
          <w:t>, and</w:t>
        </w:r>
      </w:ins>
      <w:r>
        <w:t xml:space="preserve"> is</w:t>
      </w:r>
      <w:ins w:id="7" w:author="Author">
        <w:r>
          <w:t xml:space="preserve"> therefore</w:t>
        </w:r>
      </w:ins>
      <w:r>
        <w:t xml:space="preserve"> o</w:t>
      </w:r>
      <w:r w:rsidR="007406EA">
        <w:t>ne of the most important centers of fore</w:t>
      </w:r>
      <w:r>
        <w:t xml:space="preserve">st diversity </w:t>
      </w:r>
      <w:del w:id="8" w:author="Author">
        <w:r w:rsidDel="009F0F94">
          <w:delText xml:space="preserve">in North America and </w:delText>
        </w:r>
      </w:del>
      <w:ins w:id="9" w:author="Author">
        <w:r>
          <w:t xml:space="preserve">on the continent </w:t>
        </w:r>
      </w:ins>
      <w:r w:rsidR="007406EA">
        <w:t>[</w:t>
      </w:r>
      <w:hyperlink w:anchor="XNCNHP2012" w:history="1">
        <w:r w:rsidR="007406EA">
          <w:rPr>
            <w:rStyle w:val="Hyperlink"/>
          </w:rPr>
          <w:t>1</w:t>
        </w:r>
      </w:hyperlink>
      <w:r w:rsidR="007406EA">
        <w:t>]. The</w:t>
      </w:r>
      <w:ins w:id="10" w:author="Author">
        <w:r>
          <w:t xml:space="preserve"> southern Appalachians</w:t>
        </w:r>
      </w:ins>
      <w:del w:id="11" w:author="Author">
        <w:r w:rsidR="007406EA" w:rsidDel="009F0F94">
          <w:delText>y</w:delText>
        </w:r>
      </w:del>
      <w:r w:rsidR="007406EA">
        <w:t xml:space="preserve"> also provide ecosystem services such as carbon storage, watershed and water quality protection, and serve as a timber source [</w:t>
      </w:r>
      <w:hyperlink w:anchor="Xzipper2011restoring" w:history="1">
        <w:r w:rsidR="007406EA">
          <w:rPr>
            <w:rStyle w:val="Hyperlink"/>
          </w:rPr>
          <w:t>2</w:t>
        </w:r>
      </w:hyperlink>
      <w:r w:rsidR="007406EA">
        <w:t>]. In order to protect these valuable resources, it is crucial that we thoroughly understand the past climate of this area and how it has influenced the many ecosystems within the region. A sound understanding of the past relationship between climate and</w:t>
      </w:r>
      <w:ins w:id="12" w:author="Author">
        <w:r>
          <w:t xml:space="preserve"> southern Appalachian</w:t>
        </w:r>
      </w:ins>
      <w:del w:id="13" w:author="Author">
        <w:r w:rsidR="007406EA" w:rsidDel="009F0F94">
          <w:delText xml:space="preserve"> the many</w:delText>
        </w:r>
      </w:del>
      <w:r w:rsidR="007406EA">
        <w:t xml:space="preserve"> ecosystems will enable scientists and landowners to better manage</w:t>
      </w:r>
      <w:del w:id="14" w:author="Author">
        <w:r w:rsidR="007406EA" w:rsidDel="009F0F94">
          <w:delText xml:space="preserve"> the</w:delText>
        </w:r>
      </w:del>
      <w:r w:rsidR="007406EA">
        <w:t xml:space="preserve"> natural resources in the future. </w:t>
      </w:r>
    </w:p>
    <w:p w14:paraId="01523F05" w14:textId="41B6A66E" w:rsidR="00536E10" w:rsidRDefault="006D0644" w:rsidP="009F0F94">
      <w:pPr>
        <w:pStyle w:val="noindent"/>
        <w:spacing w:line="360" w:lineRule="auto"/>
        <w:jc w:val="both"/>
      </w:pPr>
      <w:ins w:id="15" w:author="Author">
        <w:r>
          <w:t xml:space="preserve">Global circulation models project an increase in average global surface temperatures of 1.0-3.5C by the end of this century due to </w:t>
        </w:r>
      </w:ins>
      <w:del w:id="16" w:author="Author">
        <w:r w:rsidR="007406EA" w:rsidDel="006D0644">
          <w:delText xml:space="preserve">The </w:delText>
        </w:r>
      </w:del>
      <w:r w:rsidR="007406EA">
        <w:t xml:space="preserve">continued increases in greenhouse-gas </w:t>
      </w:r>
      <w:commentRangeStart w:id="17"/>
      <w:r w:rsidR="007406EA">
        <w:t xml:space="preserve">emissions </w:t>
      </w:r>
      <w:del w:id="18" w:author="Author">
        <w:r w:rsidR="007406EA" w:rsidDel="006D0644">
          <w:delText>are predicted to cause an increase in average global surface temperatures of 1.0-3.5</w:delText>
        </w:r>
        <w:r w:rsidR="007406EA" w:rsidDel="006D0644">
          <w:rPr>
            <w:rStyle w:val="zplmr7y-x-x-801"/>
            <w:rFonts w:ascii="Cambria Math" w:hAnsi="Cambria Math" w:cs="Cambria Math"/>
            <w:vertAlign w:val="superscript"/>
          </w:rPr>
          <w:delText>∘</w:delText>
        </w:r>
        <w:r w:rsidR="007406EA" w:rsidDel="006D0644">
          <w:delText xml:space="preserve"> by the end of this century </w:delText>
        </w:r>
      </w:del>
      <w:r w:rsidR="007406EA">
        <w:t>[</w:t>
      </w:r>
      <w:hyperlink w:anchor="Xkattenberg1996climate" w:history="1">
        <w:r w:rsidR="007406EA">
          <w:rPr>
            <w:rStyle w:val="Hyperlink"/>
          </w:rPr>
          <w:t>3</w:t>
        </w:r>
      </w:hyperlink>
      <w:r w:rsidR="007406EA">
        <w:t xml:space="preserve">]. </w:t>
      </w:r>
      <w:commentRangeEnd w:id="17"/>
      <w:r w:rsidR="004C32BB">
        <w:rPr>
          <w:rStyle w:val="CommentReference"/>
        </w:rPr>
        <w:commentReference w:id="17"/>
      </w:r>
      <w:r w:rsidR="007406EA">
        <w:t>However</w:t>
      </w:r>
      <w:ins w:id="19" w:author="Author">
        <w:r>
          <w:t>,</w:t>
        </w:r>
      </w:ins>
      <w:r w:rsidR="007406EA">
        <w:t xml:space="preserve"> the influence of </w:t>
      </w:r>
      <w:ins w:id="20" w:author="Author">
        <w:r>
          <w:t xml:space="preserve">increased radiative forcing </w:t>
        </w:r>
      </w:ins>
      <w:del w:id="21" w:author="Author">
        <w:r w:rsidR="007406EA" w:rsidDel="006D0644">
          <w:delText xml:space="preserve">global warming </w:delText>
        </w:r>
      </w:del>
      <w:r w:rsidR="007406EA">
        <w:t>on precipitation regimes is not</w:t>
      </w:r>
      <w:del w:id="22" w:author="Author">
        <w:r w:rsidR="007406EA" w:rsidDel="006D0644">
          <w:delText xml:space="preserve"> as</w:delText>
        </w:r>
      </w:del>
      <w:r w:rsidR="007406EA">
        <w:t xml:space="preserve"> well understood, </w:t>
      </w:r>
      <w:ins w:id="23" w:author="Author">
        <w:r>
          <w:t xml:space="preserve">and this is </w:t>
        </w:r>
      </w:ins>
      <w:r w:rsidR="007406EA">
        <w:t xml:space="preserve">particularly </w:t>
      </w:r>
      <w:ins w:id="24" w:author="Author">
        <w:r>
          <w:t>the case for</w:t>
        </w:r>
      </w:ins>
      <w:del w:id="25" w:author="Author">
        <w:r w:rsidR="007406EA" w:rsidDel="006D0644">
          <w:delText>in</w:delText>
        </w:r>
      </w:del>
      <w:r w:rsidR="007406EA">
        <w:t xml:space="preserve"> the southeastern United States</w:t>
      </w:r>
      <w:ins w:id="26" w:author="Author">
        <w:r>
          <w:t xml:space="preserve"> (US)</w:t>
        </w:r>
      </w:ins>
      <w:r w:rsidR="007406EA">
        <w:t>. Approximately one-third of the 24 models used in the Intergovernmental Panel on Climate Change Fourth Assessment Report</w:t>
      </w:r>
      <w:del w:id="27" w:author="Author">
        <w:r w:rsidR="007406EA" w:rsidDel="006D0644">
          <w:delText xml:space="preserve"> process</w:delText>
        </w:r>
      </w:del>
      <w:r w:rsidR="007406EA">
        <w:t xml:space="preserve"> pr</w:t>
      </w:r>
      <w:ins w:id="28" w:author="Author">
        <w:r>
          <w:t>oject</w:t>
        </w:r>
      </w:ins>
      <w:del w:id="29" w:author="Author">
        <w:r w:rsidR="007406EA" w:rsidDel="006D0644">
          <w:delText>edict</w:delText>
        </w:r>
      </w:del>
      <w:r w:rsidR="007406EA">
        <w:t xml:space="preserve"> a decrease or no change in drought frequency </w:t>
      </w:r>
      <w:ins w:id="30" w:author="Author">
        <w:r>
          <w:t xml:space="preserve">in this region </w:t>
        </w:r>
      </w:ins>
      <w:r w:rsidR="007406EA">
        <w:t>[</w:t>
      </w:r>
      <w:hyperlink w:anchor="Xpachauri2007climate" w:history="1">
        <w:r w:rsidR="007406EA">
          <w:rPr>
            <w:rStyle w:val="Hyperlink"/>
          </w:rPr>
          <w:t>4</w:t>
        </w:r>
      </w:hyperlink>
      <w:r w:rsidR="007406EA">
        <w:t>, </w:t>
      </w:r>
      <w:hyperlink w:anchor="Xseager2009drought" w:history="1">
        <w:r w:rsidR="007406EA">
          <w:rPr>
            <w:rStyle w:val="Hyperlink"/>
          </w:rPr>
          <w:t>5</w:t>
        </w:r>
      </w:hyperlink>
      <w:r w:rsidR="007406EA">
        <w:t xml:space="preserve">]. </w:t>
      </w:r>
      <w:ins w:id="31" w:author="Author">
        <w:r w:rsidR="004C32BB">
          <w:t>Un</w:t>
        </w:r>
      </w:ins>
      <w:commentRangeStart w:id="32"/>
      <w:del w:id="33" w:author="Author">
        <w:r w:rsidR="007406EA" w:rsidDel="004C32BB">
          <w:delText>This</w:delText>
        </w:r>
        <w:commentRangeEnd w:id="32"/>
        <w:r w:rsidR="004C32BB" w:rsidDel="004C32BB">
          <w:rPr>
            <w:rStyle w:val="CommentReference"/>
          </w:rPr>
          <w:commentReference w:id="32"/>
        </w:r>
        <w:r w:rsidR="007406EA" w:rsidDel="004C32BB">
          <w:delText xml:space="preserve"> un</w:delText>
        </w:r>
      </w:del>
      <w:r w:rsidR="007406EA">
        <w:t xml:space="preserve">certainty </w:t>
      </w:r>
      <w:ins w:id="34" w:author="Author">
        <w:r w:rsidR="004C32BB">
          <w:t xml:space="preserve">in </w:t>
        </w:r>
        <w:r w:rsidR="00B822EF">
          <w:t xml:space="preserve">climate projections </w:t>
        </w:r>
      </w:ins>
      <w:r w:rsidR="007406EA">
        <w:t>makes it difficult to predict water and power usage. The ability to do so is crucial because the southeastern U</w:t>
      </w:r>
      <w:ins w:id="35" w:author="Author">
        <w:r w:rsidR="00B822EF">
          <w:t>S</w:t>
        </w:r>
      </w:ins>
      <w:del w:id="36" w:author="Author">
        <w:r w:rsidR="007406EA" w:rsidDel="00B822EF">
          <w:delText>nited States</w:delText>
        </w:r>
      </w:del>
      <w:r w:rsidR="007406EA">
        <w:t xml:space="preserve"> has experienced substantial increases in population and energy consumption</w:t>
      </w:r>
      <w:del w:id="37" w:author="Author">
        <w:r w:rsidR="007406EA" w:rsidDel="00B822EF">
          <w:delText>,</w:delText>
        </w:r>
      </w:del>
      <w:r w:rsidR="007406EA">
        <w:t xml:space="preserve"> over the last decade [</w:t>
      </w:r>
      <w:hyperlink w:anchor="Xseager2009drought" w:history="1">
        <w:r w:rsidR="007406EA">
          <w:rPr>
            <w:rStyle w:val="Hyperlink"/>
          </w:rPr>
          <w:t>5</w:t>
        </w:r>
      </w:hyperlink>
      <w:r w:rsidR="007406EA">
        <w:t>, </w:t>
      </w:r>
      <w:hyperlink w:anchor="Xsobolowski2012evaluation" w:history="1">
        <w:r w:rsidR="007406EA">
          <w:rPr>
            <w:rStyle w:val="Hyperlink"/>
          </w:rPr>
          <w:t>6</w:t>
        </w:r>
      </w:hyperlink>
      <w:r w:rsidR="007406EA">
        <w:t>]. It is important that the public and planners in the Southeast have access to information regarding climate change projection</w:t>
      </w:r>
      <w:ins w:id="38" w:author="Author">
        <w:r w:rsidR="00B822EF">
          <w:t>s</w:t>
        </w:r>
      </w:ins>
      <w:r w:rsidR="007406EA">
        <w:t xml:space="preserve"> and mitigation. Through the use of tree-ring based climate reconstructions</w:t>
      </w:r>
      <w:ins w:id="39" w:author="Author">
        <w:r w:rsidR="00B822EF">
          <w:t>,</w:t>
        </w:r>
      </w:ins>
      <w:r w:rsidR="007406EA">
        <w:t xml:space="preserve"> scientists may better understand past </w:t>
      </w:r>
      <w:r w:rsidR="007406EA">
        <w:lastRenderedPageBreak/>
        <w:t>precipitation regimes</w:t>
      </w:r>
      <w:ins w:id="40" w:author="Author">
        <w:r w:rsidR="00B822EF">
          <w:t xml:space="preserve"> at decadal- to centennial time-scales</w:t>
        </w:r>
      </w:ins>
      <w:r w:rsidR="007406EA">
        <w:t xml:space="preserve"> in order to better pr</w:t>
      </w:r>
      <w:ins w:id="41" w:author="Author">
        <w:r w:rsidR="00B822EF">
          <w:t>oject</w:t>
        </w:r>
      </w:ins>
      <w:del w:id="42" w:author="Author">
        <w:r w:rsidR="007406EA" w:rsidDel="00B822EF">
          <w:delText>edict</w:delText>
        </w:r>
      </w:del>
      <w:r w:rsidR="007406EA">
        <w:t xml:space="preserve"> future precipitation patterns in a changing climate. </w:t>
      </w:r>
    </w:p>
    <w:p w14:paraId="4B486654" w14:textId="79A06444" w:rsidR="00536E10" w:rsidRDefault="007406EA" w:rsidP="009F0F94">
      <w:pPr>
        <w:pStyle w:val="noindent"/>
        <w:spacing w:line="360" w:lineRule="auto"/>
        <w:jc w:val="both"/>
      </w:pPr>
      <w:r>
        <w:t xml:space="preserve">In order to </w:t>
      </w:r>
      <w:del w:id="43" w:author="Author">
        <w:r w:rsidDel="003C41A0">
          <w:delText>develop more accurate climate models</w:delText>
        </w:r>
      </w:del>
      <w:ins w:id="44" w:author="Author">
        <w:r w:rsidR="003C41A0">
          <w:t>reduce uncertainty in climate model projections</w:t>
        </w:r>
      </w:ins>
      <w:r>
        <w:t xml:space="preserve"> and </w:t>
      </w:r>
      <w:ins w:id="45" w:author="Author">
        <w:r w:rsidR="003C41A0">
          <w:t xml:space="preserve">to </w:t>
        </w:r>
      </w:ins>
      <w:r>
        <w:t xml:space="preserve">extend meteorological records </w:t>
      </w:r>
      <w:ins w:id="46" w:author="Author">
        <w:r w:rsidR="00787570">
          <w:t xml:space="preserve">further back in time, </w:t>
        </w:r>
      </w:ins>
      <w:r>
        <w:t>tree</w:t>
      </w:r>
      <w:ins w:id="47" w:author="Author">
        <w:r w:rsidR="00787570">
          <w:t>-ring data</w:t>
        </w:r>
      </w:ins>
      <w:del w:id="48" w:author="Author">
        <w:r w:rsidDel="00787570">
          <w:delText xml:space="preserve"> cores</w:delText>
        </w:r>
      </w:del>
      <w:r>
        <w:t xml:space="preserve"> are commonly used as </w:t>
      </w:r>
      <w:ins w:id="49" w:author="Author">
        <w:r w:rsidR="00787570">
          <w:t>regional</w:t>
        </w:r>
      </w:ins>
      <w:del w:id="50" w:author="Author">
        <w:r w:rsidDel="00787570">
          <w:delText>a</w:delText>
        </w:r>
      </w:del>
      <w:r>
        <w:t xml:space="preserve"> prox</w:t>
      </w:r>
      <w:ins w:id="51" w:author="Author">
        <w:r w:rsidR="00787570">
          <w:t>ies</w:t>
        </w:r>
      </w:ins>
      <w:del w:id="52" w:author="Author">
        <w:r w:rsidDel="00787570">
          <w:delText>y for climate over a given area</w:delText>
        </w:r>
      </w:del>
      <w:ins w:id="53" w:author="Author">
        <w:r w:rsidR="003C41A0">
          <w:t>, particularly</w:t>
        </w:r>
      </w:ins>
      <w:del w:id="54" w:author="Author">
        <w:r w:rsidDel="003C41A0">
          <w:delText>.</w:delText>
        </w:r>
      </w:del>
      <w:r>
        <w:t xml:space="preserve"> </w:t>
      </w:r>
      <w:ins w:id="55" w:author="Author">
        <w:r w:rsidR="003C41A0">
          <w:t xml:space="preserve">in regions </w:t>
        </w:r>
      </w:ins>
      <w:del w:id="56" w:author="Author">
        <w:r w:rsidDel="003C41A0">
          <w:delText xml:space="preserve">Most commonly the tree cores used for this purpose are collected in an area </w:delText>
        </w:r>
      </w:del>
      <w:r>
        <w:t xml:space="preserve">where drought </w:t>
      </w:r>
      <w:ins w:id="57" w:author="Author">
        <w:r w:rsidR="003C41A0">
          <w:t xml:space="preserve">(e.g., the American Southwest, Cook et al. 2004) or summer temperature (e.g., the European Alps, Buentgen et al. 2007) </w:t>
        </w:r>
      </w:ins>
      <w:r>
        <w:t xml:space="preserve">is the limiting </w:t>
      </w:r>
      <w:ins w:id="58" w:author="Author">
        <w:r w:rsidR="003C41A0">
          <w:t xml:space="preserve">tree </w:t>
        </w:r>
      </w:ins>
      <w:r>
        <w:t xml:space="preserve">growth factor. </w:t>
      </w:r>
      <w:del w:id="59" w:author="Author">
        <w:r w:rsidDel="003C41A0">
          <w:delText xml:space="preserve">For example there are extensive climate reconstructions for the southwestern U.S.(). </w:delText>
        </w:r>
      </w:del>
      <w:r>
        <w:t xml:space="preserve">However, </w:t>
      </w:r>
      <w:ins w:id="60" w:author="Author">
        <w:r w:rsidR="003C41A0">
          <w:t>tree-ring data</w:t>
        </w:r>
      </w:ins>
      <w:del w:id="61" w:author="Author">
        <w:r w:rsidDel="003C41A0">
          <w:delText>scientists</w:delText>
        </w:r>
      </w:del>
      <w:r>
        <w:t xml:space="preserve"> have also successfully </w:t>
      </w:r>
      <w:ins w:id="62" w:author="Author">
        <w:r w:rsidR="003C41A0">
          <w:t xml:space="preserve">been </w:t>
        </w:r>
      </w:ins>
      <w:r>
        <w:t xml:space="preserve">used </w:t>
      </w:r>
      <w:del w:id="63" w:author="Author">
        <w:r w:rsidDel="003C41A0">
          <w:delText>tree cores to develop</w:delText>
        </w:r>
      </w:del>
      <w:ins w:id="64" w:author="Author">
        <w:r w:rsidR="003C41A0">
          <w:t>for</w:t>
        </w:r>
      </w:ins>
      <w:r>
        <w:t xml:space="preserve"> climate reconstruction</w:t>
      </w:r>
      <w:del w:id="65" w:author="Author">
        <w:r w:rsidDel="003C41A0">
          <w:delText>s</w:delText>
        </w:r>
      </w:del>
      <w:r>
        <w:t xml:space="preserve"> in the eastern US [</w:t>
      </w:r>
      <w:hyperlink w:anchor="Xleblanc1993temporal" w:history="1">
        <w:r>
          <w:rPr>
            <w:rStyle w:val="Hyperlink"/>
          </w:rPr>
          <w:t>7</w:t>
        </w:r>
      </w:hyperlink>
      <w:r>
        <w:t>–</w:t>
      </w:r>
      <w:hyperlink w:anchor="Xcook1999drought" w:history="1">
        <w:r>
          <w:rPr>
            <w:rStyle w:val="Hyperlink"/>
          </w:rPr>
          <w:t>9</w:t>
        </w:r>
      </w:hyperlink>
      <w:r>
        <w:t>]. Traditionally it has been understood that trees in a closed-canopy forest are not limited by climate to the same extent as trees growing on the forest border</w:t>
      </w:r>
      <w:ins w:id="66" w:author="Author">
        <w:r w:rsidR="00570834">
          <w:t xml:space="preserve"> (Fritts 1976)</w:t>
        </w:r>
      </w:ins>
      <w:r>
        <w:t>. Within a dense forest, stand dynamics play an important role in shaping the forest structure through their influence on radial tree growth. As these interactions between indiv</w:t>
      </w:r>
      <w:ins w:id="67" w:author="Author">
        <w:r w:rsidR="00570834">
          <w:t>id</w:t>
        </w:r>
      </w:ins>
      <w:r>
        <w:t xml:space="preserve">uals increase in strength, </w:t>
      </w:r>
      <w:del w:id="68" w:author="Author">
        <w:r w:rsidDel="00570834">
          <w:delText xml:space="preserve">it becomes difficult to interpret </w:delText>
        </w:r>
      </w:del>
      <w:r>
        <w:t>the climatic influence on tree growth time series</w:t>
      </w:r>
      <w:ins w:id="69" w:author="Author">
        <w:r w:rsidR="00570834">
          <w:t xml:space="preserve"> becomes less dominant</w:t>
        </w:r>
      </w:ins>
      <w:r>
        <w:t xml:space="preserve">. </w:t>
      </w:r>
      <w:commentRangeStart w:id="70"/>
      <w:r>
        <w:t xml:space="preserve">Fritts </w:t>
      </w:r>
      <w:ins w:id="71" w:author="Author">
        <w:r w:rsidR="00570834">
          <w:t xml:space="preserve">(1976) </w:t>
        </w:r>
      </w:ins>
      <w:r>
        <w:t>presented a classic schematic diagram</w:t>
      </w:r>
      <w:del w:id="72" w:author="Author">
        <w:r w:rsidDel="00570834">
          <w:delText xml:space="preserve"> which</w:delText>
        </w:r>
      </w:del>
      <w:r>
        <w:t xml:space="preserve"> show</w:t>
      </w:r>
      <w:ins w:id="73" w:author="Author">
        <w:r w:rsidR="00570834">
          <w:t>ing</w:t>
        </w:r>
      </w:ins>
      <w:r>
        <w:t xml:space="preserve"> the generally understood relationship between correlation, sensitivity, and moisture limiting days [</w:t>
      </w:r>
      <w:hyperlink w:anchor="Xfritts1976tree" w:history="1">
        <w:r>
          <w:rPr>
            <w:rStyle w:val="Hyperlink"/>
          </w:rPr>
          <w:t>10</w:t>
        </w:r>
      </w:hyperlink>
      <w:r>
        <w:t>]. As can be seen in this simplified rendition of the classic plot (</w:t>
      </w:r>
      <w:del w:id="74" w:author="Author">
        <w:r w:rsidDel="00570834">
          <w:delText xml:space="preserve">see </w:delText>
        </w:r>
      </w:del>
      <w:r>
        <w:t>Figure </w:t>
      </w:r>
      <w:hyperlink w:anchor="x1-90061" w:history="1">
        <w:r>
          <w:rPr>
            <w:rStyle w:val="Hyperlink"/>
          </w:rPr>
          <w:t>1</w:t>
        </w:r>
      </w:hyperlink>
      <w:r>
        <w:t>), dense or closed-canopy forests typically have low correlation among trees and with climate and low mean sensitivity.</w:t>
      </w:r>
      <w:commentRangeEnd w:id="70"/>
      <w:r w:rsidR="00570834">
        <w:rPr>
          <w:rStyle w:val="CommentReference"/>
        </w:rPr>
        <w:commentReference w:id="70"/>
      </w:r>
      <w:r>
        <w:t xml:space="preserve"> However, Speer et al., found significant correlations between temperature, precipitation, and oak chronologies from closed canopy forest in the Southern Appalachian Mountains [</w:t>
      </w:r>
      <w:commentRangeStart w:id="75"/>
      <w:r w:rsidR="004C32BB">
        <w:fldChar w:fldCharType="begin"/>
      </w:r>
      <w:r w:rsidR="004C32BB">
        <w:instrText xml:space="preserve"> HYPERLINK \l "Xspeer2009climate" </w:instrText>
      </w:r>
      <w:r w:rsidR="004C32BB">
        <w:fldChar w:fldCharType="separate"/>
      </w:r>
      <w:r>
        <w:rPr>
          <w:rStyle w:val="Hyperlink"/>
        </w:rPr>
        <w:t>11</w:t>
      </w:r>
      <w:r w:rsidR="004C32BB">
        <w:rPr>
          <w:rStyle w:val="Hyperlink"/>
        </w:rPr>
        <w:fldChar w:fldCharType="end"/>
      </w:r>
      <w:commentRangeEnd w:id="75"/>
      <w:r w:rsidR="00570834">
        <w:rPr>
          <w:rStyle w:val="CommentReference"/>
        </w:rPr>
        <w:commentReference w:id="75"/>
      </w:r>
      <w:r>
        <w:t xml:space="preserve">]. </w:t>
      </w:r>
    </w:p>
    <w:p w14:paraId="338A713F" w14:textId="1AB3CF4E" w:rsidR="00536E10" w:rsidRDefault="007406EA" w:rsidP="009F0F94">
      <w:pPr>
        <w:pStyle w:val="noindent"/>
        <w:spacing w:line="360" w:lineRule="auto"/>
        <w:jc w:val="both"/>
      </w:pPr>
      <w:r>
        <w:t xml:space="preserve">In this study, we developed and analyzed the climate response </w:t>
      </w:r>
      <w:del w:id="76" w:author="Author">
        <w:r w:rsidDel="00C97FB3">
          <w:delText xml:space="preserve">found </w:delText>
        </w:r>
      </w:del>
      <w:r>
        <w:t>in a chestnut oak</w:t>
      </w:r>
      <w:ins w:id="77" w:author="Author">
        <w:r w:rsidR="00C97FB3">
          <w:t xml:space="preserve"> (Quercus …)</w:t>
        </w:r>
      </w:ins>
      <w:r>
        <w:t xml:space="preserve"> tree-ring chronology from interior forest trees</w:t>
      </w:r>
      <w:del w:id="78" w:author="Author">
        <w:r w:rsidDel="00C97FB3">
          <w:delText xml:space="preserve"> </w:delText>
        </w:r>
      </w:del>
      <w:ins w:id="79" w:author="Author">
        <w:r w:rsidR="00C97FB3">
          <w:t xml:space="preserve"> from southwestern</w:t>
        </w:r>
      </w:ins>
      <w:del w:id="80" w:author="Author">
        <w:r w:rsidDel="00C97FB3">
          <w:delText>located in an oak-pine forest on Brush Mountain</w:delText>
        </w:r>
      </w:del>
      <w:r>
        <w:t>,</w:t>
      </w:r>
      <w:del w:id="81" w:author="Author">
        <w:r w:rsidDel="00C97FB3">
          <w:delText xml:space="preserve"> </w:delText>
        </w:r>
      </w:del>
      <w:r>
        <w:t xml:space="preserve">Virginia, US. The objectives of this study were to: </w:t>
      </w:r>
    </w:p>
    <w:p w14:paraId="61273CD3" w14:textId="38FFA3A4" w:rsidR="00536E10" w:rsidRDefault="007406EA" w:rsidP="009F0F94">
      <w:pPr>
        <w:numPr>
          <w:ilvl w:val="0"/>
          <w:numId w:val="1"/>
        </w:numPr>
        <w:spacing w:before="100" w:beforeAutospacing="1" w:after="100" w:afterAutospacing="1" w:line="360" w:lineRule="auto"/>
        <w:jc w:val="both"/>
        <w:rPr>
          <w:rFonts w:eastAsia="Times New Roman"/>
        </w:rPr>
      </w:pPr>
      <w:commentRangeStart w:id="82"/>
      <w:r>
        <w:rPr>
          <w:rFonts w:eastAsia="Times New Roman"/>
        </w:rPr>
        <w:t xml:space="preserve">Determine the presence of a significant relationship between the </w:t>
      </w:r>
      <w:del w:id="83" w:author="Author">
        <w:r w:rsidDel="00C97FB3">
          <w:rPr>
            <w:rFonts w:eastAsia="Times New Roman"/>
          </w:rPr>
          <w:delText>Chestnut Oak</w:delText>
        </w:r>
      </w:del>
      <w:ins w:id="84" w:author="Author">
        <w:r w:rsidR="00C97FB3">
          <w:rPr>
            <w:rFonts w:eastAsia="Times New Roman"/>
          </w:rPr>
          <w:t>tree</w:t>
        </w:r>
      </w:ins>
      <w:r>
        <w:rPr>
          <w:rFonts w:eastAsia="Times New Roman"/>
        </w:rPr>
        <w:t xml:space="preserve"> growth series and climate; </w:t>
      </w:r>
    </w:p>
    <w:p w14:paraId="39555AAC" w14:textId="77777777" w:rsidR="00536E10" w:rsidRDefault="007406EA" w:rsidP="009F0F94">
      <w:pPr>
        <w:numPr>
          <w:ilvl w:val="0"/>
          <w:numId w:val="1"/>
        </w:numPr>
        <w:spacing w:before="100" w:beforeAutospacing="1" w:after="100" w:afterAutospacing="1" w:line="360" w:lineRule="auto"/>
        <w:jc w:val="both"/>
        <w:rPr>
          <w:rFonts w:eastAsia="Times New Roman"/>
        </w:rPr>
      </w:pPr>
      <w:r>
        <w:rPr>
          <w:rFonts w:eastAsia="Times New Roman"/>
        </w:rPr>
        <w:t xml:space="preserve">Assess the viability of a climatic reconstruction based on the Chestnut Oak growth series as proxy data; </w:t>
      </w:r>
    </w:p>
    <w:p w14:paraId="1A84412B" w14:textId="77777777" w:rsidR="00536E10" w:rsidRDefault="007406EA" w:rsidP="009F0F94">
      <w:pPr>
        <w:numPr>
          <w:ilvl w:val="0"/>
          <w:numId w:val="1"/>
        </w:numPr>
        <w:spacing w:before="100" w:beforeAutospacing="1" w:after="100" w:afterAutospacing="1" w:line="360" w:lineRule="auto"/>
        <w:jc w:val="both"/>
        <w:rPr>
          <w:rFonts w:eastAsia="Times New Roman"/>
        </w:rPr>
      </w:pPr>
      <w:r>
        <w:rPr>
          <w:rFonts w:eastAsia="Times New Roman"/>
        </w:rPr>
        <w:t>Evaluate the reliability of the reconstruction by comparing it to other verified regional reconstructions.</w:t>
      </w:r>
    </w:p>
    <w:commentRangeEnd w:id="82"/>
    <w:p w14:paraId="5EC4C970" w14:textId="77777777" w:rsidR="00536E10" w:rsidRDefault="00C97FB3" w:rsidP="009F0F94">
      <w:pPr>
        <w:pStyle w:val="Heading3"/>
        <w:spacing w:line="360" w:lineRule="auto"/>
        <w:jc w:val="both"/>
        <w:rPr>
          <w:rFonts w:eastAsia="Times New Roman"/>
        </w:rPr>
      </w:pPr>
      <w:r>
        <w:rPr>
          <w:rStyle w:val="CommentReference"/>
          <w:b w:val="0"/>
          <w:bCs w:val="0"/>
        </w:rPr>
        <w:commentReference w:id="82"/>
      </w:r>
      <w:r w:rsidR="007406EA">
        <w:rPr>
          <w:rStyle w:val="titlemark"/>
          <w:rFonts w:eastAsia="Times New Roman"/>
        </w:rPr>
        <w:t xml:space="preserve">2 </w:t>
      </w:r>
      <w:r w:rsidR="007406EA">
        <w:rPr>
          <w:rFonts w:eastAsia="Times New Roman"/>
        </w:rPr>
        <w:t>Materials and Methods</w:t>
      </w:r>
    </w:p>
    <w:p w14:paraId="3E70BE15" w14:textId="77777777" w:rsidR="00536E10" w:rsidRDefault="007406EA" w:rsidP="009F0F94">
      <w:pPr>
        <w:pStyle w:val="Heading4"/>
        <w:spacing w:line="360" w:lineRule="auto"/>
        <w:jc w:val="both"/>
        <w:rPr>
          <w:rFonts w:eastAsia="Times New Roman"/>
        </w:rPr>
      </w:pPr>
      <w:r>
        <w:rPr>
          <w:rStyle w:val="titlemark"/>
          <w:rFonts w:eastAsia="Times New Roman"/>
        </w:rPr>
        <w:lastRenderedPageBreak/>
        <w:t xml:space="preserve">2.1 </w:t>
      </w:r>
      <w:r>
        <w:rPr>
          <w:rFonts w:eastAsia="Times New Roman"/>
        </w:rPr>
        <w:t>Tree ring data</w:t>
      </w:r>
    </w:p>
    <w:p w14:paraId="0638F0CB" w14:textId="77A80142" w:rsidR="00536E10" w:rsidRDefault="007406EA" w:rsidP="009F0F94">
      <w:pPr>
        <w:pStyle w:val="noindent"/>
        <w:spacing w:line="360" w:lineRule="auto"/>
        <w:jc w:val="both"/>
      </w:pPr>
      <w:r>
        <w:t>The study site was an Upland Oak-Pine forest located on the North facing slope of Brush Mountain in South-West Virginia (</w:t>
      </w:r>
      <w:r>
        <w:rPr>
          <w:rStyle w:val="pplr9t-x-x-109"/>
        </w:rPr>
        <w:t>37</w:t>
      </w:r>
      <w:r>
        <w:rPr>
          <w:rStyle w:val="zplmr7y-x-x-801"/>
          <w:rFonts w:ascii="Cambria Math" w:hAnsi="Cambria Math" w:cs="Cambria Math"/>
          <w:vertAlign w:val="superscript"/>
        </w:rPr>
        <w:t>∘</w:t>
      </w:r>
      <w:r>
        <w:rPr>
          <w:rStyle w:val="zplmr7m-x-x-1091"/>
        </w:rPr>
        <w:t> </w:t>
      </w:r>
      <w:r>
        <w:rPr>
          <w:rStyle w:val="pplr9t-x-x-109"/>
        </w:rPr>
        <w:t>22.2</w:t>
      </w:r>
      <w:r>
        <w:t xml:space="preserve">’ N, </w:t>
      </w:r>
      <w:r>
        <w:rPr>
          <w:rStyle w:val="pplr9t-x-x-109"/>
        </w:rPr>
        <w:t>80</w:t>
      </w:r>
      <w:r>
        <w:rPr>
          <w:rStyle w:val="zplmr7y-x-x-801"/>
          <w:rFonts w:ascii="Cambria Math" w:hAnsi="Cambria Math" w:cs="Cambria Math"/>
          <w:vertAlign w:val="superscript"/>
        </w:rPr>
        <w:t>∘</w:t>
      </w:r>
      <w:r>
        <w:rPr>
          <w:rStyle w:val="zplmr7m-x-x-1091"/>
        </w:rPr>
        <w:t> </w:t>
      </w:r>
      <w:r>
        <w:rPr>
          <w:rStyle w:val="pplr9t-x-x-109"/>
        </w:rPr>
        <w:t>14.8</w:t>
      </w:r>
      <w:r>
        <w:t xml:space="preserve">’ W), with a site elevation of </w:t>
      </w:r>
      <w:commentRangeStart w:id="85"/>
      <w:r>
        <w:t xml:space="preserve">1830 ft </w:t>
      </w:r>
      <w:commentRangeEnd w:id="85"/>
      <w:r w:rsidR="007A5782">
        <w:rPr>
          <w:rStyle w:val="CommentReference"/>
        </w:rPr>
        <w:commentReference w:id="85"/>
      </w:r>
      <w:ins w:id="86" w:author="Author">
        <w:r w:rsidR="007A5782">
          <w:t>(</w:t>
        </w:r>
      </w:ins>
      <w:del w:id="87" w:author="Author">
        <w:r w:rsidDel="007A5782">
          <w:delText>(see location indicated by BM in</w:delText>
        </w:r>
      </w:del>
      <w:r>
        <w:t xml:space="preserve"> figure </w:t>
      </w:r>
      <w:hyperlink w:anchor="x1-90072" w:history="1">
        <w:r>
          <w:rPr>
            <w:rStyle w:val="Hyperlink"/>
          </w:rPr>
          <w:t>2</w:t>
        </w:r>
      </w:hyperlink>
      <w:r>
        <w:t>). This region is classified as either humi</w:t>
      </w:r>
      <w:del w:id="88" w:author="Author">
        <w:r w:rsidDel="007A5782">
          <w:delText>n</w:delText>
        </w:r>
      </w:del>
      <w:r>
        <w:t>d continental or mountain temperate, and characterized by warm, humid summers and winters that are predominantly cool with intermittent warm spells. The mean annual precipitation</w:t>
      </w:r>
      <w:del w:id="89" w:author="Author">
        <w:r w:rsidDel="007A5782">
          <w:delText xml:space="preserve"> averaged over the</w:delText>
        </w:r>
      </w:del>
      <w:r>
        <w:t xml:space="preserve"> </w:t>
      </w:r>
      <w:ins w:id="90" w:author="Author">
        <w:r w:rsidR="007A5782">
          <w:t>(</w:t>
        </w:r>
      </w:ins>
      <w:r>
        <w:t>1901-2010</w:t>
      </w:r>
      <w:ins w:id="91" w:author="Author">
        <w:r w:rsidR="007A5782">
          <w:t>) at</w:t>
        </w:r>
      </w:ins>
      <w:r>
        <w:t xml:space="preserve"> Blacksburg weather station</w:t>
      </w:r>
      <w:del w:id="92" w:author="Author">
        <w:r w:rsidDel="007A5782">
          <w:delText xml:space="preserve"> data</w:delText>
        </w:r>
      </w:del>
      <w:r>
        <w:t xml:space="preserve"> was 1073 mm</w:t>
      </w:r>
      <w:ins w:id="93" w:author="Author">
        <w:r w:rsidR="007A5782">
          <w:t xml:space="preserve"> and</w:t>
        </w:r>
      </w:ins>
      <w:del w:id="94" w:author="Author">
        <w:r w:rsidDel="007A5782">
          <w:delText>, while</w:delText>
        </w:r>
      </w:del>
      <w:r>
        <w:t xml:space="preserve"> the</w:t>
      </w:r>
      <w:del w:id="95" w:author="Author">
        <w:r w:rsidDel="007A5782">
          <w:delText xml:space="preserve"> averaged</w:delText>
        </w:r>
      </w:del>
      <w:r>
        <w:t xml:space="preserve"> mean annual temperature was </w:t>
      </w:r>
      <w:r>
        <w:rPr>
          <w:rStyle w:val="pplr9t-x-x-109"/>
        </w:rPr>
        <w:t>10.9</w:t>
      </w:r>
      <w:r>
        <w:rPr>
          <w:rStyle w:val="zplmr7y-x-x-801"/>
          <w:rFonts w:ascii="Cambria Math" w:hAnsi="Cambria Math" w:cs="Cambria Math"/>
          <w:vertAlign w:val="superscript"/>
        </w:rPr>
        <w:t>∘</w:t>
      </w:r>
      <w:r>
        <w:rPr>
          <w:rStyle w:val="zplmr7m-x-x-1091"/>
        </w:rPr>
        <w:t>C</w:t>
      </w:r>
      <w:r>
        <w:t xml:space="preserve">. </w:t>
      </w:r>
    </w:p>
    <w:p w14:paraId="517A41F5" w14:textId="10AC45E2" w:rsidR="00536E10" w:rsidRDefault="007A5782" w:rsidP="009F0F94">
      <w:pPr>
        <w:pStyle w:val="noindent"/>
        <w:spacing w:line="360" w:lineRule="auto"/>
        <w:jc w:val="both"/>
      </w:pPr>
      <w:ins w:id="96" w:author="Author">
        <w:r>
          <w:t xml:space="preserve">The study site supported </w:t>
        </w:r>
      </w:ins>
      <w:del w:id="97" w:author="Author">
        <w:r w:rsidR="007406EA" w:rsidDel="007A5782">
          <w:delText xml:space="preserve">This site was ideal for this study because of the presence of </w:delText>
        </w:r>
      </w:del>
      <w:r w:rsidR="007406EA">
        <w:t xml:space="preserve">older Chestnut Oak trees amongst a canopy of many species, including Scarlet Oak, Northern Red Oak, Red Maple, Virginia Pine, Pitch Pine, and Eastern White Pine. Site access </w:t>
      </w:r>
      <w:ins w:id="98" w:author="Author">
        <w:r w:rsidR="00D600A6">
          <w:t>wa</w:t>
        </w:r>
      </w:ins>
      <w:del w:id="99" w:author="Author">
        <w:r w:rsidR="007406EA" w:rsidDel="00D600A6">
          <w:delText>i</w:delText>
        </w:r>
      </w:del>
      <w:r w:rsidR="007406EA">
        <w:t>s off of the Appalachian trail, but the site was</w:t>
      </w:r>
      <w:ins w:id="100" w:author="Author">
        <w:r w:rsidR="00D600A6">
          <w:t xml:space="preserve"> selected to minimize</w:t>
        </w:r>
      </w:ins>
      <w:del w:id="101" w:author="Author">
        <w:r w:rsidR="007406EA" w:rsidDel="00D600A6">
          <w:delText xml:space="preserve"> chosen to ensure that</w:delText>
        </w:r>
      </w:del>
      <w:r w:rsidR="007406EA">
        <w:t xml:space="preserve"> human interference</w:t>
      </w:r>
      <w:del w:id="102" w:author="Author">
        <w:r w:rsidR="007406EA" w:rsidDel="00D600A6">
          <w:delText xml:space="preserve"> was not apparent</w:delText>
        </w:r>
      </w:del>
      <w:r w:rsidR="007406EA">
        <w:t xml:space="preserve">. The steepness of this slope suggested that climate may be a limiting growth factor, although the closed canopy and stand density suggested that stand dynamics may also play a significant </w:t>
      </w:r>
      <w:ins w:id="103" w:author="Author">
        <w:r w:rsidR="00D600A6">
          <w:t>role</w:t>
        </w:r>
      </w:ins>
      <w:del w:id="104" w:author="Author">
        <w:r w:rsidR="007406EA" w:rsidDel="00D600A6">
          <w:delText>growth</w:delText>
        </w:r>
      </w:del>
      <w:r w:rsidR="007406EA">
        <w:t xml:space="preserve"> in shaping the forest structure. </w:t>
      </w:r>
    </w:p>
    <w:p w14:paraId="5A414645" w14:textId="64AAD4AE" w:rsidR="00536E10" w:rsidRDefault="007406EA" w:rsidP="009F0F94">
      <w:pPr>
        <w:pStyle w:val="noindent"/>
        <w:spacing w:line="360" w:lineRule="auto"/>
        <w:jc w:val="both"/>
      </w:pPr>
      <w:del w:id="105" w:author="Author">
        <w:r w:rsidDel="00FB30D4">
          <w:delText>Individuals were chosen for sampling based on characteristics of aged individuals: large in diameter, flattened crown, and highly sinuous stem</w:delText>
        </w:r>
      </w:del>
      <w:ins w:id="106" w:author="Author">
        <w:r w:rsidR="00FB30D4">
          <w:t>We sampled</w:t>
        </w:r>
      </w:ins>
      <w:del w:id="107" w:author="Author">
        <w:r w:rsidDel="00FB30D4">
          <w:delText>.</w:delText>
        </w:r>
      </w:del>
      <w:r>
        <w:t xml:space="preserve"> </w:t>
      </w:r>
      <w:ins w:id="108" w:author="Author">
        <w:r w:rsidR="00FB30D4">
          <w:t>a</w:t>
        </w:r>
      </w:ins>
      <w:del w:id="109" w:author="Author">
        <w:r w:rsidDel="00FB30D4">
          <w:delText>A</w:delText>
        </w:r>
      </w:del>
      <w:r>
        <w:t xml:space="preserve"> total of 36 </w:t>
      </w:r>
      <w:ins w:id="110" w:author="Author">
        <w:r w:rsidR="00FB30D4">
          <w:t>c</w:t>
        </w:r>
      </w:ins>
      <w:del w:id="111" w:author="Author">
        <w:r w:rsidDel="00FB30D4">
          <w:delText>C</w:delText>
        </w:r>
      </w:del>
      <w:r>
        <w:t xml:space="preserve">hestnut </w:t>
      </w:r>
      <w:ins w:id="112" w:author="Author">
        <w:r w:rsidR="00FB30D4">
          <w:t>o</w:t>
        </w:r>
      </w:ins>
      <w:del w:id="113" w:author="Author">
        <w:r w:rsidDel="00FB30D4">
          <w:delText>O</w:delText>
        </w:r>
      </w:del>
      <w:r>
        <w:t xml:space="preserve">ak trees </w:t>
      </w:r>
      <w:ins w:id="114" w:author="Author">
        <w:r w:rsidR="00FB30D4">
          <w:t xml:space="preserve">and </w:t>
        </w:r>
      </w:ins>
      <w:del w:id="115" w:author="Author">
        <w:r w:rsidDel="00FB30D4">
          <w:delText xml:space="preserve">met these criteria. </w:delText>
        </w:r>
      </w:del>
      <w:ins w:id="116" w:author="Author">
        <w:r w:rsidR="00FB30D4">
          <w:t>t</w:t>
        </w:r>
      </w:ins>
      <w:del w:id="117" w:author="Author">
        <w:r w:rsidDel="00FB30D4">
          <w:delText>T</w:delText>
        </w:r>
      </w:del>
      <w:r>
        <w:t xml:space="preserve">wo cores were taken </w:t>
      </w:r>
      <w:del w:id="118" w:author="Author">
        <w:r w:rsidDel="00FB30D4">
          <w:delText xml:space="preserve">perpendicular to the slope </w:delText>
        </w:r>
      </w:del>
      <w:r>
        <w:t xml:space="preserve">from each </w:t>
      </w:r>
      <w:del w:id="119" w:author="Author">
        <w:r w:rsidDel="00FB30D4">
          <w:delText xml:space="preserve">of these 36 </w:delText>
        </w:r>
      </w:del>
      <w:r>
        <w:t>individual</w:t>
      </w:r>
      <w:del w:id="120" w:author="Author">
        <w:r w:rsidDel="00FB30D4">
          <w:delText>s</w:delText>
        </w:r>
      </w:del>
      <w:r>
        <w:t xml:space="preserve"> using a 5.15 mm increment borer. Samples were prepared according to</w:t>
      </w:r>
      <w:del w:id="121" w:author="Author">
        <w:r w:rsidDel="00FB30D4">
          <w:delText xml:space="preserve"> the</w:delText>
        </w:r>
      </w:del>
      <w:r>
        <w:t xml:space="preserve"> standard </w:t>
      </w:r>
      <w:ins w:id="122" w:author="Author">
        <w:r w:rsidR="00FB30D4">
          <w:t xml:space="preserve">dendrochronological </w:t>
        </w:r>
      </w:ins>
      <w:r>
        <w:t xml:space="preserve">guidelines </w:t>
      </w:r>
      <w:ins w:id="123" w:author="Author">
        <w:r w:rsidR="00FB30D4">
          <w:t>(</w:t>
        </w:r>
      </w:ins>
      <w:del w:id="124" w:author="Author">
        <w:r w:rsidDel="00FB30D4">
          <w:delText xml:space="preserve">described in </w:delText>
        </w:r>
      </w:del>
      <w:r>
        <w:t>Stokes and Smiley [</w:t>
      </w:r>
      <w:hyperlink w:anchor="Xstokes1996introduction" w:history="1">
        <w:r>
          <w:rPr>
            <w:rStyle w:val="Hyperlink"/>
          </w:rPr>
          <w:t>12</w:t>
        </w:r>
      </w:hyperlink>
      <w:r>
        <w:t>]</w:t>
      </w:r>
      <w:ins w:id="125" w:author="Author">
        <w:r w:rsidR="00FB30D4">
          <w:t>)</w:t>
        </w:r>
      </w:ins>
      <w:r>
        <w:t xml:space="preserve">. </w:t>
      </w:r>
      <w:commentRangeStart w:id="126"/>
      <w:del w:id="127" w:author="Author">
        <w:r w:rsidDel="00FB30D4">
          <w:delText>Individual tree</w:delText>
        </w:r>
      </w:del>
      <w:ins w:id="128" w:author="Author">
        <w:r w:rsidR="00FB30D4">
          <w:t>Cross-</w:t>
        </w:r>
      </w:ins>
      <w:r>
        <w:t xml:space="preserve"> dating was </w:t>
      </w:r>
      <w:ins w:id="129" w:author="Author">
        <w:r w:rsidR="00FB30D4">
          <w:t>performed</w:t>
        </w:r>
      </w:ins>
      <w:del w:id="130" w:author="Author">
        <w:r w:rsidDel="00FB30D4">
          <w:delText>done</w:delText>
        </w:r>
      </w:del>
      <w:r>
        <w:t xml:space="preserve"> using reflected light microscopy</w:t>
      </w:r>
      <w:ins w:id="131" w:author="Author">
        <w:r w:rsidR="00FB30D4">
          <w:t xml:space="preserve"> and a LINTAB measurement stage to the 0.01mm</w:t>
        </w:r>
      </w:ins>
      <w:r>
        <w:t>, and then checked using COFECHA [</w:t>
      </w:r>
      <w:hyperlink w:anchor="Xholmes1983computer" w:history="1">
        <w:r>
          <w:rPr>
            <w:rStyle w:val="Hyperlink"/>
          </w:rPr>
          <w:t>13</w:t>
        </w:r>
      </w:hyperlink>
      <w:r>
        <w:t>].</w:t>
      </w:r>
      <w:commentRangeEnd w:id="126"/>
      <w:r w:rsidR="00FB30D4">
        <w:rPr>
          <w:rStyle w:val="CommentReference"/>
        </w:rPr>
        <w:commentReference w:id="126"/>
      </w:r>
      <w:r>
        <w:t xml:space="preserve"> </w:t>
      </w:r>
      <w:del w:id="132" w:author="Author">
        <w:r w:rsidDel="00FB30D4">
          <w:delText>Using the</w:delText>
        </w:r>
      </w:del>
      <w:ins w:id="133" w:author="Author">
        <w:r w:rsidR="00FB30D4">
          <w:t>Based on inter-series correlation coefficients</w:t>
        </w:r>
      </w:ins>
      <w:del w:id="134" w:author="Author">
        <w:r w:rsidDel="00FB30D4">
          <w:delText xml:space="preserve"> COFECHA corerlation statistics</w:delText>
        </w:r>
      </w:del>
      <w:r>
        <w:t xml:space="preserve">, a total of </w:t>
      </w:r>
      <w:commentRangeStart w:id="135"/>
      <w:r>
        <w:t>76</w:t>
      </w:r>
      <w:commentRangeEnd w:id="135"/>
      <w:r w:rsidR="00FB30D4">
        <w:rPr>
          <w:rStyle w:val="CommentReference"/>
        </w:rPr>
        <w:commentReference w:id="135"/>
      </w:r>
      <w:r>
        <w:t xml:space="preserve"> tree-ring series contained enough of a common growth signal to be </w:t>
      </w:r>
      <w:ins w:id="136" w:author="Author">
        <w:r w:rsidR="00FB30D4">
          <w:t>used</w:t>
        </w:r>
      </w:ins>
      <w:del w:id="137" w:author="Author">
        <w:r w:rsidDel="00FB30D4">
          <w:delText>kept</w:delText>
        </w:r>
      </w:del>
      <w:r>
        <w:t xml:space="preserve"> for further analysis. </w:t>
      </w:r>
    </w:p>
    <w:p w14:paraId="15319EFC" w14:textId="4031FC43" w:rsidR="00536E10" w:rsidRDefault="005152A1" w:rsidP="009F0F94">
      <w:pPr>
        <w:pStyle w:val="noindent"/>
        <w:spacing w:line="360" w:lineRule="auto"/>
        <w:jc w:val="both"/>
      </w:pPr>
      <w:ins w:id="138" w:author="Author">
        <w:r>
          <w:t xml:space="preserve">Non-climatic age- and stand dynamics-related trends were removed from </w:t>
        </w:r>
      </w:ins>
      <w:del w:id="139" w:author="Author">
        <w:r w:rsidR="007406EA" w:rsidDel="005152A1">
          <w:delText>In order to remove the non-climatic “noise” from the tree-ring series, we standardized th</w:delText>
        </w:r>
      </w:del>
      <w:ins w:id="140" w:author="Author">
        <w:r>
          <w:t>the tree-ring</w:t>
        </w:r>
      </w:ins>
      <w:del w:id="141" w:author="Author">
        <w:r w:rsidR="007406EA" w:rsidDel="005152A1">
          <w:delText>e</w:delText>
        </w:r>
      </w:del>
      <w:r w:rsidR="007406EA">
        <w:t xml:space="preserve"> series </w:t>
      </w:r>
      <w:ins w:id="142" w:author="Author">
        <w:r>
          <w:t xml:space="preserve">using </w:t>
        </w:r>
      </w:ins>
      <w:del w:id="143" w:author="Author">
        <w:r w:rsidR="007406EA" w:rsidDel="005152A1">
          <w:delText xml:space="preserve">using smoothing splines. Typically in an open, climate-limited forest, removal of the age-growth trend using linear or negative exponential functions can be used; however, in a closed-canopy stand where interactions between individuals have a large impact on ring formation, it is often necessary to use other standardization functions. To deal with the removal of this stand-dynamic portion of the signal, we use </w:delText>
        </w:r>
      </w:del>
      <w:r w:rsidR="007406EA">
        <w:t>smoothing splines with a 50 % cutoff at 50 years</w:t>
      </w:r>
      <w:ins w:id="144" w:author="Author">
        <w:r>
          <w:t xml:space="preserve"> (ARSTAN software, Cook and Peters 1997)</w:t>
        </w:r>
      </w:ins>
      <w:r w:rsidR="007406EA">
        <w:t>. This method allow</w:t>
      </w:r>
      <w:ins w:id="145" w:author="Author">
        <w:r>
          <w:t>ed</w:t>
        </w:r>
      </w:ins>
      <w:del w:id="146" w:author="Author">
        <w:r w:rsidR="007406EA" w:rsidDel="005152A1">
          <w:delText>s</w:delText>
        </w:r>
      </w:del>
      <w:r w:rsidR="007406EA">
        <w:t xml:space="preserve"> us the flexibility to remove the episodic-like interaction effects from the time series, while retaining the high-frequency climatic varia</w:t>
      </w:r>
      <w:ins w:id="147" w:author="Author">
        <w:r>
          <w:t>bility</w:t>
        </w:r>
      </w:ins>
      <w:del w:id="148" w:author="Author">
        <w:r w:rsidR="007406EA" w:rsidDel="005152A1">
          <w:delText>tion</w:delText>
        </w:r>
      </w:del>
      <w:r w:rsidR="007406EA">
        <w:t xml:space="preserve">. Note that as with any filtering technique, inevitably some portion of the climatic signal will be lost through the removal of these </w:t>
      </w:r>
      <w:del w:id="149" w:author="Author">
        <w:r w:rsidR="007406EA" w:rsidDel="005152A1">
          <w:delText>interior forest interactions</w:delText>
        </w:r>
      </w:del>
      <w:ins w:id="150" w:author="Author">
        <w:r>
          <w:t>non-climatic trends (REF)</w:t>
        </w:r>
      </w:ins>
      <w:r w:rsidR="007406EA">
        <w:t xml:space="preserve">. We </w:t>
      </w:r>
      <w:ins w:id="151" w:author="Author">
        <w:r>
          <w:t xml:space="preserve">here </w:t>
        </w:r>
      </w:ins>
      <w:r w:rsidR="007406EA">
        <w:t>assume</w:t>
      </w:r>
      <w:ins w:id="152" w:author="Author">
        <w:r>
          <w:t>d</w:t>
        </w:r>
      </w:ins>
      <w:r w:rsidR="007406EA">
        <w:t xml:space="preserve"> that the loss of climatic signal </w:t>
      </w:r>
      <w:ins w:id="153" w:author="Author">
        <w:r>
          <w:t>wa</w:t>
        </w:r>
      </w:ins>
      <w:del w:id="154" w:author="Author">
        <w:r w:rsidR="007406EA" w:rsidDel="005152A1">
          <w:delText>i</w:delText>
        </w:r>
      </w:del>
      <w:r w:rsidR="007406EA">
        <w:t xml:space="preserve">s negligible, and comparison of the </w:t>
      </w:r>
      <w:del w:id="155" w:author="Author">
        <w:r w:rsidR="007406EA" w:rsidDel="005152A1">
          <w:delText>remaining signal</w:delText>
        </w:r>
      </w:del>
      <w:ins w:id="156" w:author="Author">
        <w:r>
          <w:t>detrended time series</w:t>
        </w:r>
      </w:ins>
      <w:r w:rsidR="007406EA">
        <w:t xml:space="preserve"> with climatic data ultimately determine</w:t>
      </w:r>
      <w:ins w:id="157" w:author="Author">
        <w:r>
          <w:t>d</w:t>
        </w:r>
      </w:ins>
      <w:del w:id="158" w:author="Author">
        <w:r w:rsidR="007406EA" w:rsidDel="005152A1">
          <w:delText>s</w:delText>
        </w:r>
      </w:del>
      <w:r w:rsidR="007406EA">
        <w:t xml:space="preserve"> if the strength of the remaining signal </w:t>
      </w:r>
      <w:ins w:id="159" w:author="Author">
        <w:r>
          <w:t>wa</w:t>
        </w:r>
      </w:ins>
      <w:del w:id="160" w:author="Author">
        <w:r w:rsidR="007406EA" w:rsidDel="005152A1">
          <w:delText>i</w:delText>
        </w:r>
      </w:del>
      <w:r w:rsidR="007406EA">
        <w:t xml:space="preserve">s sufficient to perform further analyses. </w:t>
      </w:r>
      <w:ins w:id="161" w:author="Author">
        <w:r>
          <w:t>Furthermore, s</w:t>
        </w:r>
      </w:ins>
      <w:del w:id="162" w:author="Author">
        <w:r w:rsidR="007406EA" w:rsidDel="005152A1">
          <w:delText>S</w:delText>
        </w:r>
      </w:del>
      <w:r w:rsidR="007406EA">
        <w:t>erial correlation is</w:t>
      </w:r>
      <w:del w:id="163" w:author="Author">
        <w:r w:rsidR="007406EA" w:rsidDel="005152A1">
          <w:delText xml:space="preserve"> also</w:delText>
        </w:r>
      </w:del>
      <w:r w:rsidR="007406EA">
        <w:t xml:space="preserve"> common in tree-ring time series, typically due to the change in availability of </w:t>
      </w:r>
      <w:r w:rsidR="007406EA">
        <w:lastRenderedPageBreak/>
        <w:t>stored water or photosynthates. This autocorrelation effectively reduces the number of independent observations, and therefore must be taken into account through either reduction of the effective sample size to ensure that observation independence, or through autoregressive and/or moving average (ARMA) modeling</w:t>
      </w:r>
      <w:ins w:id="164" w:author="Author">
        <w:r>
          <w:t xml:space="preserve"> (REF)</w:t>
        </w:r>
      </w:ins>
      <w:r w:rsidR="007406EA">
        <w:t xml:space="preserve">. All series were checked for autocorrelation to determine if prewhitening via ARMA modeling was necessary, and applied when deemed necessary. </w:t>
      </w:r>
    </w:p>
    <w:p w14:paraId="2BACDBD3" w14:textId="7B6B2C1C" w:rsidR="00536E10" w:rsidRDefault="007406EA" w:rsidP="009F0F94">
      <w:pPr>
        <w:pStyle w:val="noindent"/>
        <w:spacing w:line="360" w:lineRule="auto"/>
        <w:jc w:val="both"/>
      </w:pPr>
      <w:r>
        <w:t xml:space="preserve">The Brush Mountain site chronology was </w:t>
      </w:r>
      <w:del w:id="165" w:author="Author">
        <w:r w:rsidDel="00E46532">
          <w:delText xml:space="preserve">constructed </w:delText>
        </w:r>
      </w:del>
      <w:ins w:id="166" w:author="Author">
        <w:r w:rsidR="00E46532">
          <w:t>developed based on individually detrended tree-ring</w:t>
        </w:r>
      </w:ins>
      <w:del w:id="167" w:author="Author">
        <w:r w:rsidDel="00E46532">
          <w:delText>using ARSTAN with only the aforementioned detrending performed on tree-ring indices</w:delText>
        </w:r>
      </w:del>
      <w:ins w:id="168" w:author="Author">
        <w:r w:rsidR="00E46532">
          <w:t xml:space="preserve"> series</w:t>
        </w:r>
      </w:ins>
      <w:del w:id="169" w:author="Author">
        <w:r w:rsidDel="00E46532">
          <w:delText>.</w:delText>
        </w:r>
      </w:del>
      <w:r>
        <w:t xml:space="preserve"> </w:t>
      </w:r>
      <w:del w:id="170" w:author="Author">
        <w:r w:rsidDel="00E46532">
          <w:delText xml:space="preserve">The standardized chronology was used in all further analysis, </w:delText>
        </w:r>
      </w:del>
      <w:r>
        <w:t xml:space="preserve">and will hereafter be referred to as BM. </w:t>
      </w:r>
    </w:p>
    <w:p w14:paraId="217A02EC" w14:textId="7456EAE5" w:rsidR="00536E10" w:rsidRDefault="007406EA" w:rsidP="009F0F94">
      <w:pPr>
        <w:pStyle w:val="noindent"/>
        <w:spacing w:line="360" w:lineRule="auto"/>
        <w:jc w:val="both"/>
      </w:pPr>
      <w:commentRangeStart w:id="171"/>
      <w:r>
        <w:t xml:space="preserve">Additional published </w:t>
      </w:r>
      <w:r>
        <w:rPr>
          <w:rStyle w:val="pplri9e-x-x-1091"/>
        </w:rPr>
        <w:t xml:space="preserve">Quercus prinus </w:t>
      </w:r>
      <w:r>
        <w:t xml:space="preserve">chronologies from </w:t>
      </w:r>
      <w:del w:id="172" w:author="Author">
        <w:r w:rsidDel="00F70D00">
          <w:delText xml:space="preserve">regional </w:delText>
        </w:r>
      </w:del>
      <w:ins w:id="173" w:author="Author">
        <w:r w:rsidR="00F70D00">
          <w:t xml:space="preserve">nearby </w:t>
        </w:r>
      </w:ins>
      <w:r>
        <w:t xml:space="preserve">sites </w:t>
      </w:r>
      <w:ins w:id="174" w:author="Author">
        <w:r w:rsidR="00F70D00">
          <w:t xml:space="preserve">in the region </w:t>
        </w:r>
      </w:ins>
      <w:r>
        <w:t xml:space="preserve">were considered for inclusion in this analysis with the goal of </w:t>
      </w:r>
      <w:del w:id="175" w:author="Author">
        <w:r w:rsidDel="00F70D00">
          <w:delText xml:space="preserve">developing </w:delText>
        </w:r>
      </w:del>
      <w:ins w:id="176" w:author="Author">
        <w:r w:rsidR="00F70D00">
          <w:t xml:space="preserve">achieving </w:t>
        </w:r>
      </w:ins>
      <w:r>
        <w:t xml:space="preserve">a stronger climatic signal. Only regional chronologies that </w:t>
      </w:r>
      <w:ins w:id="177" w:author="Author">
        <w:r w:rsidR="00F70D00">
          <w:t>started</w:t>
        </w:r>
      </w:ins>
      <w:del w:id="178" w:author="Author">
        <w:r w:rsidDel="00F70D00">
          <w:delText>began</w:delText>
        </w:r>
      </w:del>
      <w:r>
        <w:t xml:space="preserve"> after 1845 and significantly correlated with the climate variable of interest using Pearson correlation with </w:t>
      </w:r>
      <w:r>
        <w:rPr>
          <w:rStyle w:val="zplmr7m-x-x-1091"/>
        </w:rPr>
        <w:t xml:space="preserve">p </w:t>
      </w:r>
      <w:ins w:id="179" w:author="Author">
        <w:r w:rsidR="00F70D00">
          <w:rPr>
            <w:rStyle w:val="zplmr7y-x-x-109"/>
            <w:rFonts w:ascii="Cambria Math" w:hAnsi="Cambria Math" w:cs="Cambria Math"/>
          </w:rPr>
          <w:t>&lt;</w:t>
        </w:r>
      </w:ins>
      <w:del w:id="180" w:author="Author">
        <w:r w:rsidDel="00F70D00">
          <w:rPr>
            <w:rStyle w:val="zplmr7y-x-x-109"/>
            <w:rFonts w:ascii="Cambria Math" w:hAnsi="Cambria Math" w:cs="Cambria Math"/>
          </w:rPr>
          <w:delText>≪</w:delText>
        </w:r>
      </w:del>
      <w:r>
        <w:rPr>
          <w:rStyle w:val="zplmr7y-x-x-109"/>
        </w:rPr>
        <w:t xml:space="preserve"> </w:t>
      </w:r>
      <w:r>
        <w:rPr>
          <w:rStyle w:val="pplr9t-x-x-109"/>
        </w:rPr>
        <w:t xml:space="preserve">0.05 </w:t>
      </w:r>
      <w:r>
        <w:t xml:space="preserve">were retained for further </w:t>
      </w:r>
      <w:commentRangeStart w:id="181"/>
      <w:r>
        <w:t>analysis</w:t>
      </w:r>
      <w:commentRangeEnd w:id="181"/>
      <w:r w:rsidR="002C08CD">
        <w:rPr>
          <w:rStyle w:val="CommentReference"/>
        </w:rPr>
        <w:commentReference w:id="181"/>
      </w:r>
      <w:r>
        <w:t xml:space="preserve">. </w:t>
      </w:r>
      <w:commentRangeEnd w:id="171"/>
      <w:r w:rsidR="00F70D00">
        <w:rPr>
          <w:rStyle w:val="CommentReference"/>
        </w:rPr>
        <w:commentReference w:id="171"/>
      </w:r>
    </w:p>
    <w:p w14:paraId="60CEE655" w14:textId="5ABA9F18" w:rsidR="00536E10" w:rsidRDefault="007406EA" w:rsidP="009F0F94">
      <w:pPr>
        <w:pStyle w:val="Heading4"/>
        <w:spacing w:line="360" w:lineRule="auto"/>
        <w:jc w:val="both"/>
        <w:rPr>
          <w:rFonts w:eastAsia="Times New Roman"/>
        </w:rPr>
      </w:pPr>
      <w:r>
        <w:rPr>
          <w:rStyle w:val="titlemark"/>
          <w:rFonts w:eastAsia="Times New Roman"/>
        </w:rPr>
        <w:t>2.</w:t>
      </w:r>
      <w:ins w:id="182" w:author="Author">
        <w:r w:rsidR="009F6C2B">
          <w:rPr>
            <w:rStyle w:val="titlemark"/>
            <w:rFonts w:eastAsia="Times New Roman"/>
          </w:rPr>
          <w:t>3</w:t>
        </w:r>
      </w:ins>
      <w:del w:id="183" w:author="Author">
        <w:r w:rsidDel="009F6C2B">
          <w:rPr>
            <w:rStyle w:val="titlemark"/>
            <w:rFonts w:eastAsia="Times New Roman"/>
          </w:rPr>
          <w:delText>2</w:delText>
        </w:r>
      </w:del>
      <w:r>
        <w:rPr>
          <w:rStyle w:val="titlemark"/>
          <w:rFonts w:eastAsia="Times New Roman"/>
        </w:rPr>
        <w:t xml:space="preserve"> </w:t>
      </w:r>
      <w:r>
        <w:rPr>
          <w:rFonts w:eastAsia="Times New Roman"/>
        </w:rPr>
        <w:t>Climat</w:t>
      </w:r>
      <w:ins w:id="184" w:author="Author">
        <w:r w:rsidR="00B822EF">
          <w:rPr>
            <w:rFonts w:eastAsia="Times New Roman"/>
          </w:rPr>
          <w:t>e</w:t>
        </w:r>
      </w:ins>
      <w:del w:id="185" w:author="Author">
        <w:r w:rsidDel="00B822EF">
          <w:rPr>
            <w:rFonts w:eastAsia="Times New Roman"/>
          </w:rPr>
          <w:delText>ic</w:delText>
        </w:r>
      </w:del>
      <w:r>
        <w:rPr>
          <w:rFonts w:eastAsia="Times New Roman"/>
        </w:rPr>
        <w:t xml:space="preserve"> data</w:t>
      </w:r>
    </w:p>
    <w:p w14:paraId="4C396DCA" w14:textId="7AD64C4E" w:rsidR="00C90775" w:rsidRDefault="00C90775" w:rsidP="009F0F94">
      <w:pPr>
        <w:pStyle w:val="noindent"/>
        <w:spacing w:line="360" w:lineRule="auto"/>
        <w:jc w:val="both"/>
        <w:rPr>
          <w:ins w:id="186" w:author="Author"/>
        </w:rPr>
      </w:pPr>
      <w:ins w:id="187" w:author="Author">
        <w:r>
          <w:t>Monthly precipitation sums and t</w:t>
        </w:r>
      </w:ins>
      <w:del w:id="188" w:author="Author">
        <w:r w:rsidR="007406EA" w:rsidDel="00C90775">
          <w:delText>T</w:delText>
        </w:r>
      </w:del>
      <w:r w:rsidR="007406EA">
        <w:t>emperature</w:t>
      </w:r>
      <w:ins w:id="189" w:author="Author">
        <w:r>
          <w:t xml:space="preserve"> </w:t>
        </w:r>
      </w:ins>
      <w:del w:id="190" w:author="Author">
        <w:r w:rsidR="007406EA" w:rsidDel="00C90775">
          <w:delText>, precip</w:delText>
        </w:r>
      </w:del>
      <w:ins w:id="191" w:author="Author">
        <w:del w:id="192" w:author="Author">
          <w:r w:rsidR="00CA697A" w:rsidDel="00C90775">
            <w:delText>it</w:delText>
          </w:r>
        </w:del>
      </w:ins>
      <w:del w:id="193" w:author="Author">
        <w:r w:rsidR="007406EA" w:rsidDel="00C90775">
          <w:delText xml:space="preserve">ation, </w:delText>
        </w:r>
      </w:del>
      <w:r w:rsidR="007406EA">
        <w:t xml:space="preserve">and </w:t>
      </w:r>
      <w:ins w:id="194" w:author="Author">
        <w:r>
          <w:t>Palmer Drought Severity Index (</w:t>
        </w:r>
      </w:ins>
      <w:r w:rsidR="007406EA">
        <w:t>PDSI</w:t>
      </w:r>
      <w:ins w:id="195" w:author="Author">
        <w:r>
          <w:t>, Palmer 1965) averages were</w:t>
        </w:r>
      </w:ins>
      <w:r w:rsidR="007406EA">
        <w:t xml:space="preserve"> compute</w:t>
      </w:r>
      <w:ins w:id="196" w:author="Author">
        <w:r>
          <w:t>d</w:t>
        </w:r>
      </w:ins>
      <w:r w:rsidR="007406EA">
        <w:t xml:space="preserve"> from </w:t>
      </w:r>
      <w:del w:id="197" w:author="Author">
        <w:r w:rsidR="007406EA" w:rsidDel="00C90775">
          <w:delText xml:space="preserve">instrumental </w:delText>
        </w:r>
      </w:del>
      <w:ins w:id="198" w:author="Author">
        <w:r>
          <w:t xml:space="preserve">daily </w:t>
        </w:r>
      </w:ins>
      <w:r w:rsidR="007406EA">
        <w:t xml:space="preserve">measurements </w:t>
      </w:r>
      <w:del w:id="199" w:author="Author">
        <w:r w:rsidR="007406EA" w:rsidDel="00C90775">
          <w:delText>taken from</w:delText>
        </w:r>
      </w:del>
      <w:ins w:id="200" w:author="Author">
        <w:r>
          <w:t>at</w:t>
        </w:r>
      </w:ins>
      <w:r w:rsidR="007406EA">
        <w:t xml:space="preserve"> the Blacksburg climate station (</w:t>
      </w:r>
      <w:r w:rsidR="007406EA">
        <w:rPr>
          <w:rStyle w:val="pplr9t-x-x-109"/>
        </w:rPr>
        <w:t>37</w:t>
      </w:r>
      <w:r w:rsidR="007406EA">
        <w:rPr>
          <w:rStyle w:val="zplmr7y-x-x-801"/>
          <w:rFonts w:ascii="Cambria Math" w:hAnsi="Cambria Math" w:cs="Cambria Math"/>
          <w:vertAlign w:val="superscript"/>
        </w:rPr>
        <w:t>∘</w:t>
      </w:r>
      <w:r w:rsidR="007406EA">
        <w:rPr>
          <w:rStyle w:val="zplmr7m-x-x-1091"/>
        </w:rPr>
        <w:t> </w:t>
      </w:r>
      <w:r w:rsidR="007406EA">
        <w:rPr>
          <w:rStyle w:val="pplr9t-x-x-109"/>
        </w:rPr>
        <w:t>12</w:t>
      </w:r>
      <w:r w:rsidR="007406EA">
        <w:t xml:space="preserve">’ N, </w:t>
      </w:r>
      <w:r w:rsidR="007406EA">
        <w:rPr>
          <w:rStyle w:val="pplr9t-x-x-109"/>
        </w:rPr>
        <w:t>80</w:t>
      </w:r>
      <w:r w:rsidR="007406EA">
        <w:rPr>
          <w:rStyle w:val="zplmr7y-x-x-801"/>
          <w:rFonts w:ascii="Cambria Math" w:hAnsi="Cambria Math" w:cs="Cambria Math"/>
          <w:vertAlign w:val="superscript"/>
        </w:rPr>
        <w:t>∘</w:t>
      </w:r>
      <w:r w:rsidR="007406EA">
        <w:rPr>
          <w:rStyle w:val="zplmr7m-x-x-1091"/>
        </w:rPr>
        <w:t> </w:t>
      </w:r>
      <w:r w:rsidR="007406EA">
        <w:rPr>
          <w:rStyle w:val="pplr9t-x-x-109"/>
        </w:rPr>
        <w:t>24</w:t>
      </w:r>
      <w:r w:rsidR="007406EA">
        <w:t>’ W; elevation 634</w:t>
      </w:r>
      <w:ins w:id="201" w:author="Author">
        <w:r>
          <w:t>m, ft?, length of time series?1901-2010?</w:t>
        </w:r>
      </w:ins>
      <w:r w:rsidR="007406EA">
        <w:t xml:space="preserve">) were </w:t>
      </w:r>
      <w:del w:id="202" w:author="Author">
        <w:r w:rsidR="007406EA" w:rsidDel="00C90775">
          <w:delText>compared to</w:delText>
        </w:r>
      </w:del>
      <w:ins w:id="203" w:author="Author">
        <w:r>
          <w:t>used in a  correlation function analysis with</w:t>
        </w:r>
      </w:ins>
      <w:r w:rsidR="007406EA">
        <w:t xml:space="preserve"> the</w:t>
      </w:r>
      <w:ins w:id="204" w:author="Author">
        <w:r w:rsidR="009F6C2B">
          <w:t>PCA time series</w:t>
        </w:r>
      </w:ins>
      <w:del w:id="205" w:author="Author">
        <w:r w:rsidR="007406EA" w:rsidDel="009F6C2B">
          <w:delText xml:space="preserve"> BM chronology</w:delText>
        </w:r>
        <w:r w:rsidR="007406EA" w:rsidDel="00C90775">
          <w:delText xml:space="preserve"> to indentify any significant correlations (Pearson’s correlation coefficients)</w:delText>
        </w:r>
      </w:del>
      <w:r w:rsidR="007406EA">
        <w:t xml:space="preserve">. </w:t>
      </w:r>
      <w:ins w:id="206" w:author="Author">
        <w:r>
          <w:t>Pearson’s</w:t>
        </w:r>
      </w:ins>
      <w:moveToRangeStart w:id="207" w:author="Author" w:name="move213070252"/>
      <w:moveTo w:id="208" w:author="Author">
        <w:del w:id="209" w:author="Author">
          <w:r w:rsidDel="00C90775">
            <w:delText>Cross</w:delText>
          </w:r>
        </w:del>
        <w:r>
          <w:t xml:space="preserve"> correlation</w:t>
        </w:r>
      </w:moveTo>
      <w:ins w:id="210" w:author="Author">
        <w:r>
          <w:t xml:space="preserve"> coefficients</w:t>
        </w:r>
      </w:ins>
      <w:moveTo w:id="211" w:author="Author">
        <w:del w:id="212" w:author="Author">
          <w:r w:rsidDel="00C90775">
            <w:delText>s</w:delText>
          </w:r>
        </w:del>
        <w:r>
          <w:t xml:space="preserve"> were c</w:t>
        </w:r>
      </w:moveTo>
      <w:ins w:id="213" w:author="Author">
        <w:r>
          <w:t>alculated</w:t>
        </w:r>
      </w:ins>
      <w:moveTo w:id="214" w:author="Author">
        <w:del w:id="215" w:author="Author">
          <w:r w:rsidDel="00C90775">
            <w:delText>omputed</w:delText>
          </w:r>
        </w:del>
        <w:r>
          <w:t xml:space="preserve"> </w:t>
        </w:r>
        <w:del w:id="216" w:author="Author">
          <w:r w:rsidDel="00C90775">
            <w:delText>between the BM time series and</w:delText>
          </w:r>
        </w:del>
      </w:moveTo>
      <w:ins w:id="217" w:author="Author">
        <w:r>
          <w:t>for all months</w:t>
        </w:r>
      </w:ins>
      <w:moveTo w:id="218" w:author="Author">
        <w:r>
          <w:t xml:space="preserve"> </w:t>
        </w:r>
      </w:moveTo>
      <w:ins w:id="219" w:author="Author">
        <w:r>
          <w:t xml:space="preserve">starting in </w:t>
        </w:r>
      </w:ins>
      <w:moveTo w:id="220" w:author="Author">
        <w:del w:id="221" w:author="Author">
          <w:r w:rsidDel="00C90775">
            <w:delText xml:space="preserve">each of the monthly series for temperature, precipitation, and PDSI beginning with </w:delText>
          </w:r>
        </w:del>
        <w:r>
          <w:t xml:space="preserve">April of the </w:t>
        </w:r>
      </w:moveTo>
      <w:ins w:id="222" w:author="Author">
        <w:r>
          <w:t xml:space="preserve">year </w:t>
        </w:r>
      </w:ins>
      <w:moveTo w:id="223" w:author="Author">
        <w:r>
          <w:t xml:space="preserve">previous </w:t>
        </w:r>
      </w:moveTo>
      <w:ins w:id="224" w:author="Author">
        <w:r>
          <w:t xml:space="preserve">to the </w:t>
        </w:r>
      </w:ins>
      <w:moveTo w:id="225" w:author="Author">
        <w:r>
          <w:t>growing season through current December</w:t>
        </w:r>
      </w:moveTo>
      <w:ins w:id="226" w:author="Author">
        <w:r w:rsidR="00627247">
          <w:t xml:space="preserve">, as well as for seasons </w:t>
        </w:r>
        <w:commentRangeStart w:id="227"/>
        <w:r w:rsidR="00627247">
          <w:t xml:space="preserve">(Apr-June, July-Sep, Oct-Dec, Jan-Mar) </w:t>
        </w:r>
        <w:commentRangeEnd w:id="227"/>
        <w:r w:rsidR="00627247">
          <w:rPr>
            <w:rStyle w:val="CommentReference"/>
          </w:rPr>
          <w:commentReference w:id="227"/>
        </w:r>
        <w:r w:rsidR="00627247">
          <w:t>and annual</w:t>
        </w:r>
      </w:ins>
      <w:moveTo w:id="229" w:author="Author">
        <w:del w:id="230" w:author="Author">
          <w:r w:rsidDel="00C90775">
            <w:delText xml:space="preserve"> for the </w:delText>
          </w:r>
          <w:r w:rsidDel="00C90775">
            <w:rPr>
              <w:rStyle w:val="pplr9t-x-x-109"/>
            </w:rPr>
            <w:delText xml:space="preserve">1901 </w:delText>
          </w:r>
          <w:r w:rsidDel="00C90775">
            <w:rPr>
              <w:rStyle w:val="zplmr7y-x-x-109"/>
            </w:rPr>
            <w:delText xml:space="preserve">- </w:delText>
          </w:r>
          <w:r w:rsidDel="00C90775">
            <w:rPr>
              <w:rStyle w:val="pplr9t-x-x-109"/>
            </w:rPr>
            <w:delText>1981</w:delText>
          </w:r>
          <w:r w:rsidDel="00C90775">
            <w:delText xml:space="preserve"> period</w:delText>
          </w:r>
        </w:del>
        <w:r>
          <w:t>.</w:t>
        </w:r>
      </w:moveTo>
      <w:moveToRangeEnd w:id="207"/>
      <w:ins w:id="231" w:author="Author">
        <w:r w:rsidR="00627247">
          <w:t>means.</w:t>
        </w:r>
      </w:ins>
    </w:p>
    <w:p w14:paraId="492715A1" w14:textId="47758160" w:rsidR="005052D1" w:rsidRDefault="00627247" w:rsidP="009F0F94">
      <w:pPr>
        <w:pStyle w:val="noindent"/>
        <w:spacing w:line="360" w:lineRule="auto"/>
        <w:jc w:val="both"/>
        <w:rPr>
          <w:ins w:id="232" w:author="Author"/>
        </w:rPr>
      </w:pPr>
      <w:ins w:id="233" w:author="Author">
        <w:r>
          <w:t xml:space="preserve">The Blacksburg station monthly/seasonal climate variable with the strongest correlation </w:t>
        </w:r>
        <w:r w:rsidR="005052D1">
          <w:t xml:space="preserve">with the BM chronology was then used as guidance for </w:t>
        </w:r>
        <w:del w:id="234" w:author="Author">
          <w:r w:rsidR="0045443D" w:rsidDel="005052D1">
            <w:delText>We further</w:delText>
          </w:r>
          <w:r w:rsidR="00350E71" w:rsidDel="005052D1">
            <w:delText xml:space="preserve"> conducted </w:delText>
          </w:r>
        </w:del>
        <w:r w:rsidR="00350E71">
          <w:t>a spatial correlation analysis</w:t>
        </w:r>
        <w:del w:id="235" w:author="Author">
          <w:r w:rsidR="00350E71" w:rsidDel="00F900B5">
            <w:delText xml:space="preserve"> using</w:delText>
          </w:r>
        </w:del>
        <w:r w:rsidR="00F900B5">
          <w:t xml:space="preserve"> </w:t>
        </w:r>
        <w:r w:rsidR="005052D1">
          <w:t xml:space="preserve">using </w:t>
        </w:r>
        <w:del w:id="236" w:author="Author">
          <w:r w:rsidR="00F900B5" w:rsidDel="005052D1">
            <w:delText>between the BM chronology and</w:delText>
          </w:r>
          <w:r w:rsidR="00350E71" w:rsidDel="005052D1">
            <w:delText xml:space="preserve"> </w:delText>
          </w:r>
        </w:del>
        <w:r w:rsidR="00350E71">
          <w:t>a gridded (</w:t>
        </w:r>
        <w:r w:rsidR="00350E71">
          <w:rPr>
            <w:rStyle w:val="pplr9t-x-x-109"/>
          </w:rPr>
          <w:t>0.5</w:t>
        </w:r>
        <w:r w:rsidR="00350E71">
          <w:rPr>
            <w:rStyle w:val="zplmr7y-x-x-801"/>
            <w:rFonts w:ascii="Cambria Math" w:hAnsi="Cambria Math" w:cs="Cambria Math"/>
            <w:vertAlign w:val="superscript"/>
          </w:rPr>
          <w:t>∘</w:t>
        </w:r>
        <w:r w:rsidR="00350E71">
          <w:rPr>
            <w:rStyle w:val="zplmr7y-x-x-109"/>
          </w:rPr>
          <w:t xml:space="preserve">× </w:t>
        </w:r>
        <w:r w:rsidR="00350E71">
          <w:rPr>
            <w:rStyle w:val="pplr9t-x-x-109"/>
          </w:rPr>
          <w:t>0.5</w:t>
        </w:r>
        <w:r w:rsidR="00350E71">
          <w:rPr>
            <w:rStyle w:val="zplmr7y-x-x-801"/>
            <w:rFonts w:ascii="Cambria Math" w:hAnsi="Cambria Math" w:cs="Cambria Math"/>
            <w:vertAlign w:val="superscript"/>
          </w:rPr>
          <w:t>∘</w:t>
        </w:r>
        <w:r w:rsidR="00350E71">
          <w:t xml:space="preserve">) monthly </w:t>
        </w:r>
        <w:del w:id="237" w:author="Author">
          <w:r w:rsidR="00350E71" w:rsidDel="00574793">
            <w:delText>temperature, precipitation, and PDSI</w:delText>
          </w:r>
        </w:del>
        <w:r w:rsidR="00574793">
          <w:t>climate</w:t>
        </w:r>
        <w:r w:rsidR="00350E71">
          <w:t xml:space="preserve"> data set </w:t>
        </w:r>
        <w:del w:id="238" w:author="Author">
          <w:r w:rsidR="00350E71" w:rsidDel="00F900B5">
            <w:delText>developed by t</w:delText>
          </w:r>
        </w:del>
        <w:r w:rsidR="00F900B5">
          <w:t>for the period 1901-2006 (Mitchell and Jones 2005)</w:t>
        </w:r>
        <w:r w:rsidR="00574793">
          <w:t xml:space="preserve">. </w:t>
        </w:r>
        <w:r w:rsidR="0050050F">
          <w:t>The gridpoint with the strongest correlation coefficient was then used as a target for reconstruction (section 2.4)</w:t>
        </w:r>
        <w:del w:id="239" w:author="Author">
          <w:r w:rsidR="00574793" w:rsidDel="005052D1">
            <w:delText xml:space="preserve"> </w:delText>
          </w:r>
        </w:del>
      </w:ins>
    </w:p>
    <w:p w14:paraId="4101155A" w14:textId="7B758C57" w:rsidR="00F900B5" w:rsidRDefault="00574793" w:rsidP="009F0F94">
      <w:pPr>
        <w:pStyle w:val="noindent"/>
        <w:spacing w:line="360" w:lineRule="auto"/>
        <w:jc w:val="both"/>
        <w:rPr>
          <w:ins w:id="240" w:author="Author"/>
        </w:rPr>
      </w:pPr>
      <w:ins w:id="241" w:author="Author">
        <w:del w:id="242" w:author="Author">
          <w:r w:rsidDel="005052D1">
            <w:delText>The climate variable that resulted in the strongest correlation with Blacksburg climate data</w:delText>
          </w:r>
          <w:r w:rsidR="00350E71" w:rsidDel="005052D1">
            <w:delText xml:space="preserve"> </w:delText>
          </w:r>
        </w:del>
      </w:ins>
      <w:r w:rsidR="007406EA">
        <w:t>This information was used to guide the comparison between the BM chronology and</w:t>
      </w:r>
      <w:del w:id="243" w:author="Author">
        <w:r w:rsidR="007406EA" w:rsidDel="00350E71">
          <w:delText xml:space="preserve"> high-resolution</w:delText>
        </w:r>
      </w:del>
      <w:r w:rsidR="007406EA">
        <w:t xml:space="preserve"> gridded (</w:t>
      </w:r>
      <w:r w:rsidR="007406EA">
        <w:rPr>
          <w:rStyle w:val="pplr9t-x-x-109"/>
        </w:rPr>
        <w:t>0.5</w:t>
      </w:r>
      <w:r w:rsidR="007406EA">
        <w:rPr>
          <w:rStyle w:val="zplmr7y-x-x-801"/>
          <w:rFonts w:ascii="Cambria Math" w:hAnsi="Cambria Math" w:cs="Cambria Math"/>
          <w:vertAlign w:val="superscript"/>
        </w:rPr>
        <w:t>∘</w:t>
      </w:r>
      <w:r w:rsidR="007406EA">
        <w:rPr>
          <w:rStyle w:val="zplmr7y-x-x-109"/>
        </w:rPr>
        <w:t xml:space="preserve">× </w:t>
      </w:r>
      <w:r w:rsidR="007406EA">
        <w:rPr>
          <w:rStyle w:val="pplr9t-x-x-109"/>
        </w:rPr>
        <w:t>0.5</w:t>
      </w:r>
      <w:r w:rsidR="007406EA">
        <w:rPr>
          <w:rStyle w:val="zplmr7y-x-x-801"/>
          <w:rFonts w:ascii="Cambria Math" w:hAnsi="Cambria Math" w:cs="Cambria Math"/>
          <w:vertAlign w:val="superscript"/>
        </w:rPr>
        <w:t>∘</w:t>
      </w:r>
      <w:r w:rsidR="007406EA">
        <w:t>) mont</w:t>
      </w:r>
      <w:ins w:id="244" w:author="Author">
        <w:r w:rsidR="00C90775">
          <w:t>h</w:t>
        </w:r>
      </w:ins>
      <w:r w:rsidR="007406EA">
        <w:t xml:space="preserve">ly CRU climate data, </w:t>
      </w:r>
      <w:commentRangeStart w:id="245"/>
      <w:r w:rsidR="007406EA">
        <w:t xml:space="preserve">which allowed us to compare grid points of locations </w:t>
      </w:r>
      <w:r w:rsidR="007406EA">
        <w:lastRenderedPageBreak/>
        <w:t>with higher elevations. Regions of significant correlation were examined using higher resolution CRU data (</w:t>
      </w:r>
      <w:r w:rsidR="007406EA">
        <w:rPr>
          <w:rStyle w:val="pplr9t-x-x-109"/>
        </w:rPr>
        <w:t>2.5</w:t>
      </w:r>
      <w:r w:rsidR="007406EA">
        <w:rPr>
          <w:rStyle w:val="zplmr7y-x-x-801"/>
          <w:rFonts w:ascii="Cambria Math" w:hAnsi="Cambria Math" w:cs="Cambria Math"/>
          <w:vertAlign w:val="superscript"/>
        </w:rPr>
        <w:t>∘</w:t>
      </w:r>
      <w:r w:rsidR="007406EA">
        <w:rPr>
          <w:rStyle w:val="zplmr7y-x-x-109"/>
        </w:rPr>
        <w:t xml:space="preserve">× </w:t>
      </w:r>
      <w:r w:rsidR="007406EA">
        <w:rPr>
          <w:rStyle w:val="pplr9t-x-x-109"/>
        </w:rPr>
        <w:t>2.5</w:t>
      </w:r>
      <w:r w:rsidR="007406EA">
        <w:rPr>
          <w:rStyle w:val="zplmr7y-x-x-801"/>
          <w:rFonts w:ascii="Cambria Math" w:hAnsi="Cambria Math" w:cs="Cambria Math"/>
          <w:vertAlign w:val="superscript"/>
        </w:rPr>
        <w:t>∘</w:t>
      </w:r>
      <w:r w:rsidR="007406EA">
        <w:t xml:space="preserve">). </w:t>
      </w:r>
    </w:p>
    <w:p w14:paraId="6B4FA794" w14:textId="7E57C463" w:rsidR="00F900B5" w:rsidDel="006F31D2" w:rsidRDefault="00F900B5" w:rsidP="00F900B5">
      <w:pPr>
        <w:widowControl w:val="0"/>
        <w:autoSpaceDE w:val="0"/>
        <w:autoSpaceDN w:val="0"/>
        <w:adjustRightInd w:val="0"/>
        <w:rPr>
          <w:ins w:id="246" w:author="Author"/>
          <w:del w:id="247" w:author="Author"/>
          <w:rFonts w:eastAsia="Times New Roman"/>
          <w:sz w:val="18"/>
          <w:szCs w:val="18"/>
        </w:rPr>
      </w:pPr>
      <w:commentRangeStart w:id="248"/>
      <w:ins w:id="249" w:author="Author">
        <w:del w:id="250" w:author="Author">
          <w:r w:rsidDel="006F31D2">
            <w:rPr>
              <w:rFonts w:eastAsia="Times New Roman"/>
              <w:sz w:val="18"/>
              <w:szCs w:val="18"/>
            </w:rPr>
            <w:delText>Spatial correlation analyses between the MXD chronology</w:delText>
          </w:r>
        </w:del>
      </w:ins>
    </w:p>
    <w:p w14:paraId="69DCBB25" w14:textId="170806F2" w:rsidR="00F900B5" w:rsidDel="006F31D2" w:rsidRDefault="00F900B5" w:rsidP="00F900B5">
      <w:pPr>
        <w:widowControl w:val="0"/>
        <w:autoSpaceDE w:val="0"/>
        <w:autoSpaceDN w:val="0"/>
        <w:adjustRightInd w:val="0"/>
        <w:rPr>
          <w:ins w:id="251" w:author="Author"/>
          <w:del w:id="252" w:author="Author"/>
          <w:rFonts w:eastAsia="Times New Roman"/>
          <w:sz w:val="18"/>
          <w:szCs w:val="18"/>
        </w:rPr>
      </w:pPr>
      <w:ins w:id="253" w:author="Author">
        <w:del w:id="254" w:author="Author">
          <w:r w:rsidDel="006F31D2">
            <w:rPr>
              <w:rFonts w:eastAsia="Times New Roman"/>
              <w:sz w:val="18"/>
              <w:szCs w:val="18"/>
            </w:rPr>
            <w:delText>and climatic data sets were based on gridded seasonal (June–</w:delText>
          </w:r>
        </w:del>
      </w:ins>
    </w:p>
    <w:p w14:paraId="54046750" w14:textId="29FF228B" w:rsidR="00F900B5" w:rsidDel="006F31D2" w:rsidRDefault="00F900B5" w:rsidP="00F900B5">
      <w:pPr>
        <w:widowControl w:val="0"/>
        <w:autoSpaceDE w:val="0"/>
        <w:autoSpaceDN w:val="0"/>
        <w:adjustRightInd w:val="0"/>
        <w:rPr>
          <w:ins w:id="255" w:author="Author"/>
          <w:del w:id="256" w:author="Author"/>
          <w:rFonts w:eastAsia="Times New Roman"/>
          <w:sz w:val="18"/>
          <w:szCs w:val="18"/>
        </w:rPr>
      </w:pPr>
      <w:ins w:id="257" w:author="Author">
        <w:del w:id="258" w:author="Author">
          <w:r w:rsidDel="006F31D2">
            <w:rPr>
              <w:rFonts w:eastAsia="Times New Roman"/>
              <w:sz w:val="18"/>
              <w:szCs w:val="18"/>
            </w:rPr>
            <w:delText>August) air temperature and precipitation fields for the period</w:delText>
          </w:r>
        </w:del>
      </w:ins>
    </w:p>
    <w:p w14:paraId="7C673978" w14:textId="2C6E5FA2" w:rsidR="00536E10" w:rsidDel="006F31D2" w:rsidRDefault="00F900B5" w:rsidP="00F900B5">
      <w:pPr>
        <w:pStyle w:val="noindent"/>
        <w:spacing w:line="360" w:lineRule="auto"/>
        <w:jc w:val="both"/>
        <w:rPr>
          <w:del w:id="259" w:author="Author"/>
        </w:rPr>
      </w:pPr>
      <w:ins w:id="260" w:author="Author">
        <w:del w:id="261" w:author="Author">
          <w:r w:rsidDel="006F31D2">
            <w:rPr>
              <w:rFonts w:eastAsia="Times New Roman"/>
              <w:sz w:val="18"/>
              <w:szCs w:val="18"/>
            </w:rPr>
            <w:delText>1901–2006 (CRU T.S3.0; Mitchell and Jones, 2005)</w:delText>
          </w:r>
          <w:r w:rsidDel="006F31D2">
            <w:delText xml:space="preserve"> </w:delText>
          </w:r>
        </w:del>
      </w:ins>
      <w:moveFromRangeStart w:id="262" w:author="Author" w:name="move213070252"/>
      <w:moveFrom w:id="263" w:author="Author">
        <w:del w:id="264" w:author="Author">
          <w:r w:rsidR="007406EA" w:rsidDel="006F31D2">
            <w:delText xml:space="preserve">Cross correlations were computed between the BM time series and each of the monthly series for temperature, precipitation, and PDSI beginning with April of the previous growing season through current December for the </w:delText>
          </w:r>
          <w:r w:rsidR="007406EA" w:rsidDel="006F31D2">
            <w:rPr>
              <w:rStyle w:val="pplr9t-x-x-109"/>
            </w:rPr>
            <w:delText xml:space="preserve">1901 </w:delText>
          </w:r>
          <w:r w:rsidR="007406EA" w:rsidDel="006F31D2">
            <w:rPr>
              <w:rStyle w:val="zplmr7y-x-x-109"/>
            </w:rPr>
            <w:delText xml:space="preserve">- </w:delText>
          </w:r>
          <w:r w:rsidR="007406EA" w:rsidDel="006F31D2">
            <w:rPr>
              <w:rStyle w:val="pplr9t-x-x-109"/>
            </w:rPr>
            <w:delText>1981</w:delText>
          </w:r>
          <w:r w:rsidR="007406EA" w:rsidDel="006F31D2">
            <w:delText xml:space="preserve"> period. </w:delText>
          </w:r>
        </w:del>
      </w:moveFrom>
      <w:moveFromRangeEnd w:id="262"/>
      <w:commentRangeEnd w:id="245"/>
      <w:del w:id="265" w:author="Author">
        <w:r w:rsidR="00C90775" w:rsidDel="006F31D2">
          <w:rPr>
            <w:rStyle w:val="CommentReference"/>
          </w:rPr>
          <w:commentReference w:id="245"/>
        </w:r>
      </w:del>
    </w:p>
    <w:p w14:paraId="1F14B4B2" w14:textId="77777777" w:rsidR="00536E10" w:rsidRDefault="007406EA" w:rsidP="009F0F94">
      <w:pPr>
        <w:pStyle w:val="Heading4"/>
        <w:spacing w:line="360" w:lineRule="auto"/>
        <w:jc w:val="both"/>
        <w:rPr>
          <w:rFonts w:eastAsia="Times New Roman"/>
        </w:rPr>
      </w:pPr>
      <w:r>
        <w:rPr>
          <w:rStyle w:val="titlemark"/>
          <w:rFonts w:eastAsia="Times New Roman"/>
        </w:rPr>
        <w:t xml:space="preserve">2.3 </w:t>
      </w:r>
      <w:r>
        <w:rPr>
          <w:rFonts w:eastAsia="Times New Roman"/>
        </w:rPr>
        <w:t>Principle Component Analysis</w:t>
      </w:r>
    </w:p>
    <w:commentRangeEnd w:id="248"/>
    <w:p w14:paraId="5786CB60" w14:textId="774C5329" w:rsidR="00603B3F" w:rsidDel="00D94E36" w:rsidRDefault="00096CA9" w:rsidP="009F0F94">
      <w:pPr>
        <w:pStyle w:val="noindent"/>
        <w:spacing w:line="360" w:lineRule="auto"/>
        <w:jc w:val="both"/>
        <w:rPr>
          <w:ins w:id="266" w:author="Author"/>
          <w:del w:id="267" w:author="Author"/>
        </w:rPr>
      </w:pPr>
      <w:r>
        <w:rPr>
          <w:rStyle w:val="CommentReference"/>
        </w:rPr>
        <w:commentReference w:id="248"/>
      </w:r>
      <w:commentRangeStart w:id="268"/>
      <w:r w:rsidR="007406EA">
        <w:t>Closed-canopy forests, in particular those in the Eastern US, are subject to site heterogeneity [</w:t>
      </w:r>
      <w:hyperlink w:anchor="Xpeters1981principal" w:history="1">
        <w:r w:rsidR="007406EA">
          <w:rPr>
            <w:rStyle w:val="Hyperlink"/>
          </w:rPr>
          <w:t>14</w:t>
        </w:r>
      </w:hyperlink>
      <w:r w:rsidR="007406EA">
        <w:t xml:space="preserve">]. Site heterogeneity describes the condition in which it is not possible to identify significant climatic variance for a standard sample size, and in severe cases perhaps even with an increased sample size. This condition is present when </w:t>
      </w:r>
      <w:commentRangeStart w:id="269"/>
      <w:r w:rsidR="007406EA">
        <w:t xml:space="preserve">sites experience both spatial and temporal variation between trees </w:t>
      </w:r>
      <w:commentRangeEnd w:id="269"/>
      <w:r w:rsidR="00033AC6">
        <w:rPr>
          <w:rStyle w:val="CommentReference"/>
        </w:rPr>
        <w:commentReference w:id="269"/>
      </w:r>
      <w:r w:rsidR="007406EA">
        <w:t xml:space="preserve">as a result of stand dynamics. </w:t>
      </w:r>
      <w:commentRangeEnd w:id="268"/>
      <w:r w:rsidR="00033AC6">
        <w:rPr>
          <w:rStyle w:val="CommentReference"/>
        </w:rPr>
        <w:commentReference w:id="268"/>
      </w:r>
      <w:del w:id="270" w:author="Author">
        <w:r w:rsidR="007406EA" w:rsidDel="00033AC6">
          <w:delText>In this situation</w:delText>
        </w:r>
      </w:del>
      <w:r w:rsidR="007406EA">
        <w:t xml:space="preserve"> </w:t>
      </w:r>
      <w:ins w:id="271" w:author="Author">
        <w:r w:rsidR="00033AC6">
          <w:t>P</w:t>
        </w:r>
      </w:ins>
      <w:del w:id="272" w:author="Author">
        <w:r w:rsidR="007406EA" w:rsidDel="00033AC6">
          <w:delText>p</w:delText>
        </w:r>
      </w:del>
      <w:r w:rsidR="007406EA">
        <w:t xml:space="preserve">rincipal component analysis (PCA) can be a useful tool </w:t>
      </w:r>
      <w:del w:id="273" w:author="Author">
        <w:r w:rsidR="007406EA" w:rsidDel="00033AC6">
          <w:delText xml:space="preserve">allowing one </w:delText>
        </w:r>
      </w:del>
      <w:r w:rsidR="007406EA">
        <w:t xml:space="preserve">to identify </w:t>
      </w:r>
      <w:del w:id="274" w:author="Author">
        <w:r w:rsidR="007406EA" w:rsidDel="00033AC6">
          <w:delText xml:space="preserve">underlying </w:delText>
        </w:r>
      </w:del>
      <w:ins w:id="275" w:author="Author">
        <w:r w:rsidR="00033AC6">
          <w:t xml:space="preserve">common </w:t>
        </w:r>
      </w:ins>
      <w:r w:rsidR="007406EA">
        <w:t>patterns</w:t>
      </w:r>
      <w:ins w:id="276" w:author="Author">
        <w:r w:rsidR="00603B3F">
          <w:t xml:space="preserve"> in climate-modulated tree </w:t>
        </w:r>
        <w:r w:rsidR="00033AC6">
          <w:t>growth between sites</w:t>
        </w:r>
      </w:ins>
      <w:r w:rsidR="007406EA">
        <w:t xml:space="preserve">. </w:t>
      </w:r>
      <w:ins w:id="277" w:author="Author">
        <w:r w:rsidR="00603B3F">
          <w:t xml:space="preserve">Here, we combined the BM chronology with a set of X nearby </w:t>
        </w:r>
        <w:r w:rsidR="00603B3F" w:rsidRPr="00603B3F">
          <w:rPr>
            <w:i/>
            <w:rPrChange w:id="278" w:author="Author">
              <w:rPr/>
            </w:rPrChange>
          </w:rPr>
          <w:t>Quercus</w:t>
        </w:r>
        <w:r w:rsidR="00603B3F">
          <w:t xml:space="preserve"> tree-ring chronologies (</w:t>
        </w:r>
        <w:commentRangeStart w:id="279"/>
        <w:r w:rsidR="00603B3F">
          <w:t>Table 1</w:t>
        </w:r>
        <w:commentRangeEnd w:id="279"/>
        <w:r w:rsidR="00603B3F">
          <w:rPr>
            <w:rStyle w:val="CommentReference"/>
          </w:rPr>
          <w:commentReference w:id="279"/>
        </w:r>
        <w:r w:rsidR="00603B3F">
          <w:t>, Fig. 1) in a nested</w:t>
        </w:r>
        <w:del w:id="281" w:author="Author">
          <w:r w:rsidR="00603B3F" w:rsidDel="007B7241">
            <w:delText>,</w:delText>
          </w:r>
        </w:del>
        <w:r w:rsidR="00603B3F">
          <w:t xml:space="preserve"> singular value decomposition PCA analysis (REF).</w:t>
        </w:r>
        <w:r w:rsidR="007B7241">
          <w:t xml:space="preserve">  The first PCA (</w:t>
        </w:r>
        <w:r w:rsidR="00CF2D88">
          <w:t>5</w:t>
        </w:r>
        <w:del w:id="282" w:author="Author">
          <w:r w:rsidR="007B7241" w:rsidDel="00CF2D88">
            <w:delText>X</w:delText>
          </w:r>
        </w:del>
        <w:r w:rsidR="007B7241">
          <w:t xml:space="preserve"> contributing chronologies) was performed on the </w:t>
        </w:r>
        <w:commentRangeStart w:id="283"/>
        <w:r w:rsidR="007B7241">
          <w:rPr>
            <w:rStyle w:val="pplr9t-x-x-109"/>
          </w:rPr>
          <w:t xml:space="preserve">1845 </w:t>
        </w:r>
        <w:r w:rsidR="007B7241">
          <w:rPr>
            <w:rStyle w:val="zplmr7y-x-x-109"/>
          </w:rPr>
          <w:t xml:space="preserve">- </w:t>
        </w:r>
        <w:r w:rsidR="007B7241">
          <w:rPr>
            <w:rStyle w:val="pplr9t-x-x-109"/>
          </w:rPr>
          <w:t xml:space="preserve">1981 </w:t>
        </w:r>
      </w:ins>
      <w:commentRangeEnd w:id="283"/>
      <w:r w:rsidR="00CF2D88">
        <w:rPr>
          <w:rStyle w:val="CommentReference"/>
        </w:rPr>
        <w:commentReference w:id="283"/>
      </w:r>
      <w:ins w:id="284" w:author="Author">
        <w:r w:rsidR="007B7241">
          <w:t xml:space="preserve">time interval, and the second PCA (Y chronologies) on the </w:t>
        </w:r>
        <w:r w:rsidR="007B7241">
          <w:rPr>
            <w:rStyle w:val="pplr9t-x-x-109"/>
          </w:rPr>
          <w:t xml:space="preserve">1750 </w:t>
        </w:r>
        <w:r w:rsidR="007B7241">
          <w:rPr>
            <w:rStyle w:val="zplmr7y-x-x-109"/>
          </w:rPr>
          <w:t xml:space="preserve">- </w:t>
        </w:r>
        <w:r w:rsidR="007B7241">
          <w:rPr>
            <w:rStyle w:val="pplr9t-x-x-109"/>
          </w:rPr>
          <w:t xml:space="preserve">1981 </w:t>
        </w:r>
        <w:r w:rsidR="007B7241">
          <w:t xml:space="preserve">interval.  </w:t>
        </w:r>
        <w:r>
          <w:t xml:space="preserve">The </w:t>
        </w:r>
        <w:r w:rsidR="007B7241">
          <w:t>PCA components with eigenvalues larger than one were retained for further analysis and</w:t>
        </w:r>
        <w:r>
          <w:t xml:space="preserve"> the components explaining the largest amount of common variance in the tree-ring chronologies</w:t>
        </w:r>
        <w:r w:rsidR="007B7241">
          <w:t xml:space="preserve"> were included in a climate correlation analysis</w:t>
        </w:r>
        <w:del w:id="285" w:author="Author">
          <w:r w:rsidR="007B7241" w:rsidDel="00AD680B">
            <w:delText xml:space="preserve"> (</w:delText>
          </w:r>
          <w:r w:rsidR="007B7241" w:rsidDel="00096CA9">
            <w:delText>see</w:delText>
          </w:r>
          <w:r w:rsidR="00D94E36" w:rsidDel="00096CA9">
            <w:delText xml:space="preserve"> section</w:delText>
          </w:r>
          <w:r w:rsidR="007B7241" w:rsidDel="00096CA9">
            <w:delText xml:space="preserve"> 2.2)</w:delText>
          </w:r>
        </w:del>
        <w:r w:rsidR="007B7241">
          <w:t>.</w:t>
        </w:r>
      </w:ins>
    </w:p>
    <w:p w14:paraId="2F9B394F" w14:textId="77777777" w:rsidR="00603B3F" w:rsidRDefault="00603B3F" w:rsidP="009F0F94">
      <w:pPr>
        <w:pStyle w:val="noindent"/>
        <w:spacing w:line="360" w:lineRule="auto"/>
        <w:jc w:val="both"/>
        <w:rPr>
          <w:ins w:id="286" w:author="Author"/>
        </w:rPr>
      </w:pPr>
    </w:p>
    <w:p w14:paraId="7864CD21" w14:textId="339F6AE0" w:rsidR="00536E10" w:rsidDel="007B7241" w:rsidRDefault="007406EA" w:rsidP="009F0F94">
      <w:pPr>
        <w:pStyle w:val="noindent"/>
        <w:spacing w:line="360" w:lineRule="auto"/>
        <w:jc w:val="both"/>
        <w:rPr>
          <w:del w:id="287" w:author="Author"/>
        </w:rPr>
      </w:pPr>
      <w:commentRangeStart w:id="288"/>
      <w:del w:id="289" w:author="Author">
        <w:r w:rsidDel="007B7241">
          <w:delText xml:space="preserve">To overcome the PCA requirement that all series must have identical start and end years, we performed a nested PCA. This allows us to extend the reconstruction further back in time, although the </w:delText>
        </w:r>
      </w:del>
      <w:ins w:id="290" w:author="Author">
        <w:del w:id="291" w:author="Author">
          <w:r w:rsidR="00603B3F" w:rsidDel="007B7241">
            <w:delText xml:space="preserve">resulting </w:delText>
          </w:r>
        </w:del>
      </w:ins>
      <w:del w:id="292" w:author="Author">
        <w:r w:rsidDel="007B7241">
          <w:delText xml:space="preserve">reconstruction reliability is decreased due to the decrease in sample size. </w:delText>
        </w:r>
        <w:commentRangeEnd w:id="288"/>
        <w:r w:rsidR="00603B3F" w:rsidDel="007B7241">
          <w:rPr>
            <w:rStyle w:val="CommentReference"/>
          </w:rPr>
          <w:commentReference w:id="288"/>
        </w:r>
        <w:r w:rsidDel="007B7241">
          <w:delText xml:space="preserve">The PCA was completed using the Python </w:delText>
        </w:r>
        <w:r w:rsidDel="007B7241">
          <w:rPr>
            <w:rStyle w:val="ectt-10951"/>
          </w:rPr>
          <w:delText>pca_module</w:delText>
        </w:r>
        <w:r w:rsidDel="007B7241">
          <w:delText xml:space="preserve">, which performs Singular Value Decomposition on the matrix of chronologies. The first PCA was performed on the </w:delText>
        </w:r>
        <w:r w:rsidDel="007B7241">
          <w:rPr>
            <w:rStyle w:val="pplr9t-x-x-109"/>
          </w:rPr>
          <w:delText xml:space="preserve">1845 </w:delText>
        </w:r>
        <w:r w:rsidDel="007B7241">
          <w:rPr>
            <w:rStyle w:val="zplmr7y-x-x-109"/>
          </w:rPr>
          <w:delText xml:space="preserve">- </w:delText>
        </w:r>
        <w:r w:rsidDel="007B7241">
          <w:rPr>
            <w:rStyle w:val="pplr9t-x-x-109"/>
          </w:rPr>
          <w:delText xml:space="preserve">1981 </w:delText>
        </w:r>
        <w:r w:rsidDel="007B7241">
          <w:delText xml:space="preserve">time interval, and the second PCA on the </w:delText>
        </w:r>
        <w:r w:rsidDel="007B7241">
          <w:rPr>
            <w:rStyle w:val="pplr9t-x-x-109"/>
          </w:rPr>
          <w:delText xml:space="preserve">1750 </w:delText>
        </w:r>
        <w:r w:rsidDel="007B7241">
          <w:rPr>
            <w:rStyle w:val="zplmr7y-x-x-109"/>
          </w:rPr>
          <w:delText xml:space="preserve">- </w:delText>
        </w:r>
        <w:r w:rsidDel="007B7241">
          <w:rPr>
            <w:rStyle w:val="pplr9t-x-x-109"/>
          </w:rPr>
          <w:delText xml:space="preserve">1981 </w:delText>
        </w:r>
        <w:r w:rsidDel="007B7241">
          <w:delText xml:space="preserve">interval. Results from the PCA analyses were then used to identify which components explained the most variation. Factor loading cutoffs were not predetermined to allow for the fact that tree-growth covariates and their relative influence on a given stand is highly variable. </w:delText>
        </w:r>
      </w:del>
    </w:p>
    <w:p w14:paraId="4E1E5B3B" w14:textId="77777777" w:rsidR="00536E10" w:rsidRDefault="007406EA" w:rsidP="009F0F94">
      <w:pPr>
        <w:pStyle w:val="Heading4"/>
        <w:spacing w:line="360" w:lineRule="auto"/>
        <w:jc w:val="both"/>
        <w:rPr>
          <w:rFonts w:eastAsia="Times New Roman"/>
        </w:rPr>
      </w:pPr>
      <w:r>
        <w:rPr>
          <w:rStyle w:val="titlemark"/>
          <w:rFonts w:eastAsia="Times New Roman"/>
        </w:rPr>
        <w:t xml:space="preserve">2.4 </w:t>
      </w:r>
      <w:r>
        <w:rPr>
          <w:rFonts w:eastAsia="Times New Roman"/>
        </w:rPr>
        <w:t>Reconstruction methods</w:t>
      </w:r>
    </w:p>
    <w:p w14:paraId="7D9EC42A" w14:textId="6F5CF651" w:rsidR="00536E10" w:rsidRDefault="007406EA" w:rsidP="009F0F94">
      <w:pPr>
        <w:pStyle w:val="noindent"/>
        <w:spacing w:line="360" w:lineRule="auto"/>
        <w:jc w:val="both"/>
      </w:pPr>
      <w:r>
        <w:t xml:space="preserve">To perform the reconstruction of computed climate variable anomalies, we use </w:t>
      </w:r>
      <w:commentRangeStart w:id="293"/>
      <w:r>
        <w:t>Bayesian</w:t>
      </w:r>
      <w:commentRangeEnd w:id="293"/>
      <w:r w:rsidR="009F6C2B">
        <w:rPr>
          <w:rStyle w:val="CommentReference"/>
        </w:rPr>
        <w:commentReference w:id="293"/>
      </w:r>
      <w:r>
        <w:t xml:space="preserve"> linear regression with the selected principal components as proxies. </w:t>
      </w:r>
      <w:commentRangeStart w:id="294"/>
      <w:r>
        <w:t>Linear regression is an attractive technique because of its straightforward application, and is commonly used in proxy reconstruction. However, this method is based on assumptions of linearity and stationarity. The assumption of linearity implies that the relationship between the dependent variable and the predictors is linear, while the assumption of stationa</w:t>
      </w:r>
      <w:ins w:id="295" w:author="Author">
        <w:r w:rsidR="0050050F">
          <w:t>r</w:t>
        </w:r>
      </w:ins>
      <w:r>
        <w:t>i</w:t>
      </w:r>
      <w:ins w:id="296" w:author="Author">
        <w:r w:rsidR="0050050F">
          <w:t>t</w:t>
        </w:r>
      </w:ins>
      <w:del w:id="297" w:author="Author">
        <w:r w:rsidDel="0050050F">
          <w:delText>r</w:delText>
        </w:r>
      </w:del>
      <w:r>
        <w:t xml:space="preserve">y requires that the relationship between the dependent variable being predicted and the predictors do not change throughout the time period being considered for reconstruction. These assumptions are checked by statistically evaluating the reliability </w:t>
      </w:r>
      <w:ins w:id="298" w:author="Author">
        <w:r w:rsidR="0050050F">
          <w:t xml:space="preserve">of the </w:t>
        </w:r>
      </w:ins>
      <w:r>
        <w:t>reconstruction, as discussed</w:t>
      </w:r>
      <w:del w:id="299" w:author="Author">
        <w:r w:rsidDel="009F6C2B">
          <w:delText xml:space="preserve"> in</w:delText>
        </w:r>
      </w:del>
      <w:r>
        <w:t xml:space="preserve"> below. </w:t>
      </w:r>
      <w:commentRangeEnd w:id="294"/>
      <w:r w:rsidR="0050050F">
        <w:rPr>
          <w:rStyle w:val="CommentReference"/>
        </w:rPr>
        <w:commentReference w:id="294"/>
      </w:r>
      <w:r>
        <w:t xml:space="preserve">We assume that the climate anomalies (CA) satisfy </w:t>
      </w:r>
      <w:r>
        <w:rPr>
          <w:rStyle w:val="zplmr7m-x-x-1091"/>
        </w:rPr>
        <w:t>CA</w:t>
      </w:r>
      <w:r>
        <w:rPr>
          <w:rStyle w:val="zplmr7m-x-x-801"/>
          <w:vertAlign w:val="subscript"/>
        </w:rPr>
        <w:t>t</w:t>
      </w:r>
      <w:r>
        <w:t xml:space="preserve"> </w:t>
      </w:r>
      <w:r>
        <w:rPr>
          <w:rStyle w:val="zplmr7y-x-x-109"/>
        </w:rPr>
        <w:t xml:space="preserve">~ </w:t>
      </w:r>
      <w:r>
        <w:rPr>
          <w:rStyle w:val="zplmr7m-x-x-1091"/>
        </w:rPr>
        <w:t>Normal</w:t>
      </w:r>
      <w:r>
        <w:rPr>
          <w:rStyle w:val="zplmr7t-x-x-109"/>
        </w:rPr>
        <w:t>(</w:t>
      </w:r>
      <w:r>
        <w:rPr>
          <w:rStyle w:val="zplmr7m-x-x-1091"/>
        </w:rPr>
        <w:t>μ</w:t>
      </w:r>
      <w:r>
        <w:rPr>
          <w:rStyle w:val="zplmr7m-x-x-801"/>
          <w:vertAlign w:val="subscript"/>
        </w:rPr>
        <w:t>t</w:t>
      </w:r>
      <w:r>
        <w:rPr>
          <w:rStyle w:val="pplr9t-x-x-109"/>
        </w:rPr>
        <w:t xml:space="preserve">, </w:t>
      </w:r>
      <w:r>
        <w:rPr>
          <w:rStyle w:val="zplmr7m-x-x-1091"/>
        </w:rPr>
        <w:t>σ</w:t>
      </w:r>
      <w:r>
        <w:rPr>
          <w:rStyle w:val="pplr9t-x-x-801"/>
          <w:vertAlign w:val="superscript"/>
        </w:rPr>
        <w:t>2</w:t>
      </w:r>
      <w:r>
        <w:rPr>
          <w:rStyle w:val="zplmr7t-x-x-109"/>
        </w:rPr>
        <w:t>)</w:t>
      </w:r>
      <w:r>
        <w:t xml:space="preserve">, where </w:t>
      </w:r>
      <w:r>
        <w:rPr>
          <w:rStyle w:val="zplmr7m-x-x-1091"/>
        </w:rPr>
        <w:t>μ</w:t>
      </w:r>
      <w:r>
        <w:rPr>
          <w:rStyle w:val="zplmr7m-x-x-801"/>
          <w:vertAlign w:val="subscript"/>
        </w:rPr>
        <w:t>t</w:t>
      </w:r>
      <w:r>
        <w:t xml:space="preserve"> </w:t>
      </w:r>
      <w:r>
        <w:rPr>
          <w:rStyle w:val="zplmr7t-x-x-109"/>
        </w:rPr>
        <w:t xml:space="preserve">= </w:t>
      </w:r>
      <w:r>
        <w:rPr>
          <w:rStyle w:val="zplmr7m-x-x-1091"/>
        </w:rPr>
        <w:t>β</w:t>
      </w:r>
      <w:r>
        <w:rPr>
          <w:rStyle w:val="pplr9t-x-x-801"/>
          <w:vertAlign w:val="subscript"/>
        </w:rPr>
        <w:t>0</w:t>
      </w:r>
      <w:r>
        <w:t xml:space="preserve"> </w:t>
      </w:r>
      <w:r>
        <w:rPr>
          <w:rStyle w:val="zplmr7t-x-x-109"/>
        </w:rPr>
        <w:t xml:space="preserve">+ </w:t>
      </w:r>
      <w:r>
        <w:rPr>
          <w:rStyle w:val="zplmr7m-x-x-1091"/>
        </w:rPr>
        <w:t>β</w:t>
      </w:r>
      <w:r>
        <w:rPr>
          <w:rStyle w:val="zplmr7m-x-x-801"/>
          <w:vertAlign w:val="subscript"/>
        </w:rPr>
        <w:t>i</w:t>
      </w:r>
      <w:r>
        <w:rPr>
          <w:rStyle w:val="zplmb7t-x-x-1091"/>
        </w:rPr>
        <w:t>pc</w:t>
      </w:r>
      <w:r>
        <w:t xml:space="preserve"> where </w:t>
      </w:r>
      <w:r>
        <w:rPr>
          <w:rStyle w:val="zplmb7t-x-x-1091"/>
        </w:rPr>
        <w:t>pc</w:t>
      </w:r>
      <w:r>
        <w:t xml:space="preserve"> is the first principle component. The parameters are assigned uninformative priors, where </w:t>
      </w:r>
      <w:r>
        <w:rPr>
          <w:rStyle w:val="zplmr7m-x-x-1091"/>
        </w:rPr>
        <w:t>β</w:t>
      </w:r>
      <w:r>
        <w:rPr>
          <w:rStyle w:val="zplmr7m-x-x-801"/>
          <w:vertAlign w:val="subscript"/>
        </w:rPr>
        <w:t>i</w:t>
      </w:r>
      <w:r>
        <w:t xml:space="preserve"> </w:t>
      </w:r>
      <w:r>
        <w:rPr>
          <w:rStyle w:val="zplmr7y-x-x-109"/>
        </w:rPr>
        <w:t>~</w:t>
      </w:r>
      <w:r>
        <w:t xml:space="preserve"> MVN</w:t>
      </w:r>
      <w:r>
        <w:rPr>
          <w:rStyle w:val="zplmr7t-x-x-109"/>
        </w:rPr>
        <w:t>(</w:t>
      </w:r>
      <w:r>
        <w:rPr>
          <w:noProof/>
        </w:rPr>
        <w:drawing>
          <wp:inline distT="0" distB="0" distL="0" distR="0" wp14:anchorId="7C9C8CA7" wp14:editId="1CCCD755">
            <wp:extent cx="85725" cy="142875"/>
            <wp:effectExtent l="0" t="0" r="9525" b="9525"/>
            <wp:docPr id="1" name="Picture 1"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725" cy="142875"/>
                    </a:xfrm>
                    <a:prstGeom prst="rect">
                      <a:avLst/>
                    </a:prstGeom>
                    <a:noFill/>
                    <a:ln>
                      <a:noFill/>
                    </a:ln>
                  </pic:spPr>
                </pic:pic>
              </a:graphicData>
            </a:graphic>
          </wp:inline>
        </w:drawing>
      </w:r>
      <w:r>
        <w:rPr>
          <w:rStyle w:val="pplr9t-x-x-109"/>
        </w:rPr>
        <w:t xml:space="preserve">, 1000 </w:t>
      </w:r>
      <w:r>
        <w:rPr>
          <w:rStyle w:val="zplmr7y-x-x-109"/>
          <w:rFonts w:ascii="Cambria Math" w:hAnsi="Cambria Math" w:cs="Cambria Math"/>
        </w:rPr>
        <w:t>⋅</w:t>
      </w:r>
      <w:r>
        <w:rPr>
          <w:rStyle w:val="zplmr7m-x-x-1091"/>
        </w:rPr>
        <w:t>I</w:t>
      </w:r>
      <w:r>
        <w:rPr>
          <w:rStyle w:val="zplmr7t-x-x-109"/>
        </w:rPr>
        <w:t xml:space="preserve">) </w:t>
      </w:r>
      <w:r>
        <w:t xml:space="preserve">and </w:t>
      </w:r>
      <w:r>
        <w:rPr>
          <w:rStyle w:val="zplmr7m-x-x-1091"/>
        </w:rPr>
        <w:t xml:space="preserve">σ </w:t>
      </w:r>
      <w:r>
        <w:rPr>
          <w:rStyle w:val="zplmr7y-x-x-109"/>
        </w:rPr>
        <w:t>~</w:t>
      </w:r>
      <w:r>
        <w:t xml:space="preserve"> Uniform</w:t>
      </w:r>
      <w:r>
        <w:rPr>
          <w:rStyle w:val="zplmr7t-x-x-109"/>
        </w:rPr>
        <w:t>(</w:t>
      </w:r>
      <w:r>
        <w:rPr>
          <w:rStyle w:val="pplr9t-x-x-109"/>
        </w:rPr>
        <w:t>0, 100</w:t>
      </w:r>
      <w:r>
        <w:rPr>
          <w:rStyle w:val="zplmr7t-x-x-109"/>
        </w:rPr>
        <w:t>)</w:t>
      </w:r>
      <w:del w:id="300" w:author="Author">
        <w:r w:rsidDel="009F6C2B">
          <w:rPr>
            <w:rStyle w:val="zplmr7t-x-x-109"/>
          </w:rPr>
          <w:delText xml:space="preserve"> </w:delText>
        </w:r>
      </w:del>
      <w:r>
        <w:t>. Model parameter distributions were determined using a</w:t>
      </w:r>
      <w:del w:id="301" w:author="Author">
        <w:r w:rsidDel="0050050F">
          <w:delText xml:space="preserve"> </w:delText>
        </w:r>
        <w:r w:rsidDel="0050050F">
          <w:rPr>
            <w:rStyle w:val="ectt-10951"/>
          </w:rPr>
          <w:delText>PyMC</w:delText>
        </w:r>
      </w:del>
      <w:r>
        <w:rPr>
          <w:rStyle w:val="ectt-10951"/>
        </w:rPr>
        <w:t xml:space="preserve"> </w:t>
      </w:r>
      <w:r>
        <w:t xml:space="preserve">Markov Chain Monte </w:t>
      </w:r>
      <w:r>
        <w:lastRenderedPageBreak/>
        <w:t xml:space="preserve">Carlo algorithm with a Metropolis step method. The number of iterations run was 100,000, with a burn-on of 50,000. For the sense of practicality, parameter estimates were thinned so that only every tenth estimate was saved to memory. Each iteration resulted in a set of parameters, and for each parameter set the predicted precipitation values were computed. From these computed precipitation values, we were able to compute quantiles which allowed credible intervals to be </w:t>
      </w:r>
      <w:commentRangeStart w:id="302"/>
      <w:r>
        <w:t>defined</w:t>
      </w:r>
      <w:commentRangeEnd w:id="302"/>
      <w:r w:rsidR="0050050F">
        <w:rPr>
          <w:rStyle w:val="CommentReference"/>
        </w:rPr>
        <w:commentReference w:id="302"/>
      </w:r>
      <w:r>
        <w:t xml:space="preserve">. </w:t>
      </w:r>
    </w:p>
    <w:p w14:paraId="4ED88860" w14:textId="77777777" w:rsidR="00536E10" w:rsidRDefault="007406EA" w:rsidP="009F0F94">
      <w:pPr>
        <w:pStyle w:val="Heading4"/>
        <w:spacing w:line="360" w:lineRule="auto"/>
        <w:jc w:val="both"/>
        <w:rPr>
          <w:rFonts w:eastAsia="Times New Roman"/>
        </w:rPr>
      </w:pPr>
      <w:r>
        <w:rPr>
          <w:rStyle w:val="titlemark"/>
          <w:rFonts w:eastAsia="Times New Roman"/>
        </w:rPr>
        <w:t xml:space="preserve">2.5 </w:t>
      </w:r>
      <w:r>
        <w:rPr>
          <w:rFonts w:eastAsia="Times New Roman"/>
        </w:rPr>
        <w:t>Model Calibration and Verification</w:t>
      </w:r>
    </w:p>
    <w:p w14:paraId="63F4B44C" w14:textId="46C30E6F" w:rsidR="00536E10" w:rsidRDefault="007406EA" w:rsidP="009F0F94">
      <w:pPr>
        <w:pStyle w:val="noindent"/>
        <w:spacing w:line="360" w:lineRule="auto"/>
        <w:jc w:val="both"/>
      </w:pPr>
      <w:r>
        <w:t xml:space="preserve">To assess the accuracy of the </w:t>
      </w:r>
      <w:del w:id="303" w:author="Author">
        <w:r w:rsidDel="00CC006F">
          <w:delText>model</w:delText>
        </w:r>
      </w:del>
      <w:ins w:id="304" w:author="Author">
        <w:r w:rsidR="00CC006F">
          <w:t xml:space="preserve">modeled </w:t>
        </w:r>
      </w:ins>
      <w:del w:id="305" w:author="Author">
        <w:r w:rsidDel="00CC006F">
          <w:delText xml:space="preserve"> predictions of the </w:delText>
        </w:r>
      </w:del>
      <w:r>
        <w:t>precipi</w:t>
      </w:r>
      <w:ins w:id="306" w:author="Author">
        <w:r w:rsidR="00CC006F">
          <w:t>t</w:t>
        </w:r>
      </w:ins>
      <w:r>
        <w:t>ation anomalies, we split the data into two periods: 1901-1940, and 1941-1981. These periods served in turn as calibration and verification periods, which allowed us to assess the mean squared error (MSE), reduction of error (RE), coefficient of efficiency (CE), the squared correlation (</w:t>
      </w:r>
      <w:r>
        <w:rPr>
          <w:rStyle w:val="zplmr7m-x-x-1091"/>
        </w:rPr>
        <w:t>r</w:t>
      </w:r>
      <w:r>
        <w:rPr>
          <w:rStyle w:val="pplr9t-x-x-801"/>
          <w:vertAlign w:val="superscript"/>
        </w:rPr>
        <w:t>2</w:t>
      </w:r>
      <w:r>
        <w:t>), and the sign test (GLK) [</w:t>
      </w:r>
      <w:hyperlink w:anchor="Xfritts1976tree" w:history="1">
        <w:r>
          <w:rPr>
            <w:rStyle w:val="Hyperlink"/>
          </w:rPr>
          <w:t>10</w:t>
        </w:r>
      </w:hyperlink>
      <w:r>
        <w:t>, </w:t>
      </w:r>
      <w:hyperlink w:anchor="Xnational2006surface" w:history="1">
        <w:r>
          <w:rPr>
            <w:rStyle w:val="Hyperlink"/>
          </w:rPr>
          <w:t>15</w:t>
        </w:r>
      </w:hyperlink>
      <w:r>
        <w:t xml:space="preserve">]. </w:t>
      </w:r>
      <w:commentRangeStart w:id="307"/>
      <w:r>
        <w:t xml:space="preserve">The MSE is a way to quantify the difference between to estimated anomalies and the true values, and is given by </w:t>
      </w:r>
      <w:r>
        <w:rPr>
          <w:rStyle w:val="zplmr7m-x-x-1091"/>
        </w:rPr>
        <w:t>MSE</w:t>
      </w:r>
      <w:r>
        <w:rPr>
          <w:rStyle w:val="zplmr7t-x-x-109"/>
        </w:rPr>
        <w:t>(</w:t>
      </w:r>
      <w:r>
        <w:rPr>
          <w:rStyle w:val="zplmr7m-x-x-1091"/>
        </w:rPr>
        <w:t>ŷ</w:t>
      </w:r>
      <w:r>
        <w:rPr>
          <w:rStyle w:val="zplmr7t-x-x-109"/>
        </w:rPr>
        <w:t>) =</w:t>
      </w:r>
      <w:r>
        <w:t xml:space="preserve"> </w:t>
      </w:r>
      <w:r>
        <w:rPr>
          <w:noProof/>
        </w:rPr>
        <w:drawing>
          <wp:inline distT="0" distB="0" distL="0" distR="0" wp14:anchorId="796DAAAC" wp14:editId="7F397DAB">
            <wp:extent cx="95250" cy="180975"/>
            <wp:effectExtent l="0" t="0" r="0" b="9525"/>
            <wp:docPr id="2" name="Picture 2" descr="1-&#10;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10;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 cy="180975"/>
                    </a:xfrm>
                    <a:prstGeom prst="rect">
                      <a:avLst/>
                    </a:prstGeom>
                    <a:noFill/>
                    <a:ln>
                      <a:noFill/>
                    </a:ln>
                  </pic:spPr>
                </pic:pic>
              </a:graphicData>
            </a:graphic>
          </wp:inline>
        </w:drawing>
      </w:r>
      <w:r>
        <w:rPr>
          <w:rStyle w:val="zplmr7v-x-x-109"/>
        </w:rPr>
        <w:t>∑</w:t>
      </w:r>
      <w:r>
        <w:rPr>
          <w:rStyle w:val="zplmr7t-x-x-109"/>
        </w:rPr>
        <w:t>(</w:t>
      </w:r>
      <w:r>
        <w:rPr>
          <w:rStyle w:val="zplmr7m-x-x-1091"/>
        </w:rPr>
        <w:t>y</w:t>
      </w:r>
      <w:r>
        <w:rPr>
          <w:rStyle w:val="zplmr7m-x-x-801"/>
          <w:vertAlign w:val="subscript"/>
        </w:rPr>
        <w:t>t</w:t>
      </w:r>
      <w:r>
        <w:t xml:space="preserve"> </w:t>
      </w:r>
      <w:r>
        <w:rPr>
          <w:rStyle w:val="zplmr7y-x-x-109"/>
        </w:rPr>
        <w:t>-</w:t>
      </w:r>
      <w:r>
        <w:rPr>
          <w:rStyle w:val="zplmr7m-x-x-1091"/>
        </w:rPr>
        <w:t>ŷ</w:t>
      </w:r>
      <w:r>
        <w:rPr>
          <w:rStyle w:val="zplmr7m-x-x-801"/>
          <w:vertAlign w:val="subscript"/>
        </w:rPr>
        <w:t>t</w:t>
      </w:r>
      <w:r>
        <w:rPr>
          <w:rStyle w:val="zplmr7t-x-x-109"/>
        </w:rPr>
        <w:t>)</w:t>
      </w:r>
      <w:r>
        <w:rPr>
          <w:rStyle w:val="pplr9t-x-x-801"/>
          <w:vertAlign w:val="superscript"/>
        </w:rPr>
        <w:t>2</w:t>
      </w:r>
      <w:r>
        <w:t xml:space="preserve">, where </w:t>
      </w:r>
      <w:r>
        <w:rPr>
          <w:rStyle w:val="zplmr7m-x-x-1091"/>
        </w:rPr>
        <w:t>ŷ</w:t>
      </w:r>
      <w:r>
        <w:t xml:space="preserve"> and </w:t>
      </w:r>
      <w:r>
        <w:rPr>
          <w:rStyle w:val="zplmr7m-x-x-1091"/>
        </w:rPr>
        <w:t xml:space="preserve">y </w:t>
      </w:r>
      <w:r>
        <w:t xml:space="preserve">are the predicted and true precipitation values respectively. RE compares the predicted preipitation anomalies to values determined by the mean of the calibration period. To say the model is able to have a greater predictive ability than just the mean of the calibration period, the RE must be greater than zero. The CE is analogous to the RE, except that in this case the calibration mean in the RE is replaced by the mean of the verification period. The CE measures the predictive ability of the model based on the calibration period and compares the predicted value with the mean of the validation period. Since data from the validation period are not used to fit the model, the CE will always be less than the RE, but should still remain positive in order to assert that the model has sufficient predictive ability. The RE and CE are given by the following equations: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937"/>
        <w:gridCol w:w="513"/>
      </w:tblGrid>
      <w:tr w:rsidR="00536E10" w14:paraId="6F799559" w14:textId="77777777">
        <w:trPr>
          <w:tblCellSpacing w:w="15" w:type="dxa"/>
        </w:trPr>
        <w:tc>
          <w:tcPr>
            <w:tcW w:w="0" w:type="auto"/>
            <w:vAlign w:val="center"/>
            <w:hideMark/>
          </w:tcPr>
          <w:p w14:paraId="3DB5B741" w14:textId="77777777" w:rsidR="00536E10" w:rsidRDefault="007406EA" w:rsidP="009F0F94">
            <w:pPr>
              <w:spacing w:line="360" w:lineRule="auto"/>
              <w:jc w:val="both"/>
              <w:rPr>
                <w:rFonts w:eastAsia="Times New Roman"/>
              </w:rPr>
            </w:pPr>
            <w:r>
              <w:rPr>
                <w:rFonts w:eastAsia="Times New Roman"/>
                <w:noProof/>
              </w:rPr>
              <w:drawing>
                <wp:inline distT="0" distB="0" distL="0" distR="0" wp14:anchorId="5B970C9E" wp14:editId="4CCC0135">
                  <wp:extent cx="2867025" cy="352425"/>
                  <wp:effectExtent l="0" t="0" r="9525" b="9525"/>
                  <wp:docPr id="3" name="Picture 3" descr="RE = 1 - -MSE-(^y),    CE  = 1 - MSE--(^y),&#10;         MSE  (y¯c)               MSE (y¯v)&#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 = 1 - -MSE-(^y),    CE  = 1 - MSE--(^y),&#10;         MSE  (y¯c)               MSE (y¯v)&#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7025" cy="352425"/>
                          </a:xfrm>
                          <a:prstGeom prst="rect">
                            <a:avLst/>
                          </a:prstGeom>
                          <a:noFill/>
                          <a:ln>
                            <a:noFill/>
                          </a:ln>
                        </pic:spPr>
                      </pic:pic>
                    </a:graphicData>
                  </a:graphic>
                </wp:inline>
              </w:drawing>
            </w:r>
          </w:p>
        </w:tc>
        <w:tc>
          <w:tcPr>
            <w:tcW w:w="250" w:type="pct"/>
            <w:vAlign w:val="center"/>
            <w:hideMark/>
          </w:tcPr>
          <w:p w14:paraId="7F4404D0" w14:textId="77777777" w:rsidR="00536E10" w:rsidRDefault="007406EA" w:rsidP="009F0F94">
            <w:pPr>
              <w:spacing w:line="360" w:lineRule="auto"/>
              <w:jc w:val="both"/>
              <w:rPr>
                <w:rFonts w:eastAsia="Times New Roman"/>
              </w:rPr>
            </w:pPr>
            <w:r>
              <w:rPr>
                <w:rFonts w:eastAsia="Times New Roman"/>
              </w:rPr>
              <w:t>(1)</w:t>
            </w:r>
          </w:p>
        </w:tc>
      </w:tr>
    </w:tbl>
    <w:p w14:paraId="266365DA" w14:textId="77777777" w:rsidR="00536E10" w:rsidRDefault="007406EA" w:rsidP="009F0F94">
      <w:pPr>
        <w:pStyle w:val="nopar"/>
        <w:spacing w:line="360" w:lineRule="auto"/>
        <w:jc w:val="both"/>
      </w:pPr>
      <w:r>
        <w:t xml:space="preserve">where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937"/>
        <w:gridCol w:w="513"/>
      </w:tblGrid>
      <w:tr w:rsidR="00536E10" w14:paraId="21591351" w14:textId="77777777">
        <w:trPr>
          <w:tblCellSpacing w:w="15" w:type="dxa"/>
        </w:trPr>
        <w:tc>
          <w:tcPr>
            <w:tcW w:w="0" w:type="auto"/>
            <w:vAlign w:val="center"/>
            <w:hideMark/>
          </w:tcPr>
          <w:p w14:paraId="4E473309" w14:textId="77777777" w:rsidR="00536E10" w:rsidRDefault="007406EA" w:rsidP="009F0F94">
            <w:pPr>
              <w:spacing w:line="360" w:lineRule="auto"/>
              <w:jc w:val="both"/>
              <w:rPr>
                <w:rFonts w:eastAsia="Times New Roman"/>
              </w:rPr>
            </w:pPr>
            <w:r>
              <w:rPr>
                <w:rFonts w:eastAsia="Times New Roman"/>
                <w:noProof/>
              </w:rPr>
              <w:drawing>
                <wp:inline distT="0" distB="0" distL="0" distR="0" wp14:anchorId="4957391A" wp14:editId="32367509">
                  <wp:extent cx="1781175" cy="304800"/>
                  <wp:effectExtent l="0" t="0" r="9525" b="0"/>
                  <wp:docPr id="4" name="Picture 4" descr="MSE (¯y*) = 1-∑  (yt - ¯y*)2,&#10;           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SE (¯y*) = 1-∑  (yt - ¯y*)2,&#10;           N&#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81175" cy="304800"/>
                          </a:xfrm>
                          <a:prstGeom prst="rect">
                            <a:avLst/>
                          </a:prstGeom>
                          <a:noFill/>
                          <a:ln>
                            <a:noFill/>
                          </a:ln>
                        </pic:spPr>
                      </pic:pic>
                    </a:graphicData>
                  </a:graphic>
                </wp:inline>
              </w:drawing>
            </w:r>
          </w:p>
        </w:tc>
        <w:tc>
          <w:tcPr>
            <w:tcW w:w="250" w:type="pct"/>
            <w:vAlign w:val="center"/>
            <w:hideMark/>
          </w:tcPr>
          <w:p w14:paraId="1C7DCE1E" w14:textId="77777777" w:rsidR="00536E10" w:rsidRDefault="007406EA" w:rsidP="009F0F94">
            <w:pPr>
              <w:spacing w:line="360" w:lineRule="auto"/>
              <w:jc w:val="both"/>
              <w:rPr>
                <w:rFonts w:eastAsia="Times New Roman"/>
              </w:rPr>
            </w:pPr>
            <w:r>
              <w:rPr>
                <w:rFonts w:eastAsia="Times New Roman"/>
              </w:rPr>
              <w:t>(2)</w:t>
            </w:r>
          </w:p>
        </w:tc>
      </w:tr>
    </w:tbl>
    <w:p w14:paraId="7146C9AA" w14:textId="40287E69" w:rsidR="00536E10" w:rsidRDefault="007406EA" w:rsidP="009F0F94">
      <w:pPr>
        <w:pStyle w:val="nopar"/>
        <w:spacing w:line="360" w:lineRule="auto"/>
        <w:jc w:val="both"/>
      </w:pPr>
      <w:r>
        <w:lastRenderedPageBreak/>
        <w:t xml:space="preserve">and </w:t>
      </w:r>
      <w:r>
        <w:rPr>
          <w:rStyle w:val="zplmr7m-x-x-1091"/>
        </w:rPr>
        <w:t>y</w:t>
      </w:r>
      <w:r>
        <w:rPr>
          <w:rStyle w:val="zplmr7m-x-x-801"/>
          <w:vertAlign w:val="subscript"/>
        </w:rPr>
        <w:t>c</w:t>
      </w:r>
      <w:r>
        <w:t xml:space="preserve">, </w:t>
      </w:r>
      <w:r>
        <w:rPr>
          <w:rStyle w:val="zplmr7m-x-x-1091"/>
        </w:rPr>
        <w:t>y</w:t>
      </w:r>
      <w:r>
        <w:rPr>
          <w:rStyle w:val="zplmr7m-x-x-801"/>
          <w:vertAlign w:val="subscript"/>
        </w:rPr>
        <w:t>v</w:t>
      </w:r>
      <w:r>
        <w:t xml:space="preserve"> are the means over the calibration and verification periods. The </w:t>
      </w:r>
      <w:r>
        <w:rPr>
          <w:rStyle w:val="zplmr7m-x-x-1091"/>
        </w:rPr>
        <w:t>r</w:t>
      </w:r>
      <w:r>
        <w:rPr>
          <w:rStyle w:val="pplr9t-x-x-801"/>
          <w:vertAlign w:val="superscript"/>
        </w:rPr>
        <w:t>2</w:t>
      </w:r>
      <w:r>
        <w:t xml:space="preserve"> value is a commonly used statistic which evaluates the linear relationship between two variables. </w:t>
      </w:r>
      <w:commentRangeEnd w:id="307"/>
      <w:r w:rsidR="00CC006F">
        <w:rPr>
          <w:rStyle w:val="CommentReference"/>
        </w:rPr>
        <w:commentReference w:id="307"/>
      </w:r>
      <w:r>
        <w:t>Lastly, we computed the Gleichläufigkeit (GLK) score</w:t>
      </w:r>
      <w:ins w:id="308" w:author="Author">
        <w:r w:rsidR="00CC006F">
          <w:t>,</w:t>
        </w:r>
      </w:ins>
      <w:r>
        <w:t xml:space="preserve"> which measures the similarity of the relative annual change in value between two time series [</w:t>
      </w:r>
      <w:hyperlink w:anchor="Xspeer2010fundamentals" w:history="1">
        <w:r>
          <w:rPr>
            <w:rStyle w:val="Hyperlink"/>
          </w:rPr>
          <w:t>16</w:t>
        </w:r>
      </w:hyperlink>
      <w:r>
        <w:t xml:space="preserve">]. </w:t>
      </w:r>
    </w:p>
    <w:p w14:paraId="43B36449" w14:textId="77777777" w:rsidR="00536E10" w:rsidRDefault="007406EA" w:rsidP="009F0F94">
      <w:pPr>
        <w:pStyle w:val="Heading3"/>
        <w:spacing w:line="360" w:lineRule="auto"/>
        <w:jc w:val="both"/>
        <w:rPr>
          <w:rFonts w:eastAsia="Times New Roman"/>
        </w:rPr>
      </w:pPr>
      <w:r>
        <w:rPr>
          <w:rStyle w:val="titlemark"/>
          <w:rFonts w:eastAsia="Times New Roman"/>
        </w:rPr>
        <w:t xml:space="preserve">3 </w:t>
      </w:r>
      <w:r>
        <w:rPr>
          <w:rFonts w:eastAsia="Times New Roman"/>
        </w:rPr>
        <w:t>Results</w:t>
      </w:r>
    </w:p>
    <w:p w14:paraId="38F6F6B3" w14:textId="3427313D" w:rsidR="004E4FC3" w:rsidRDefault="004E4FC3" w:rsidP="009F0F94">
      <w:pPr>
        <w:pStyle w:val="noindent"/>
        <w:spacing w:line="360" w:lineRule="auto"/>
        <w:jc w:val="both"/>
        <w:rPr>
          <w:ins w:id="309" w:author="Author"/>
        </w:rPr>
      </w:pPr>
      <w:ins w:id="310" w:author="Author">
        <w:r>
          <w:t>BEFORE YOU TALK ABOUT CLIMATE CORRELATION, YOU SHOULD TALK ABOUT THE BM CHRONOLOGY (HOW WAS INTERSERIES CORRELATION, WHAT YEARS WERE COVERED BY THE CHRON, ETC.), THEN HOW IT FIT TO OTHER CHRONOLOGIES (PCA), THEN COMES CLIMATE. SO, FIRST INTRODUCE FIGS. 3 AND 4.</w:t>
        </w:r>
      </w:ins>
    </w:p>
    <w:p w14:paraId="541B2327" w14:textId="09E1A26E" w:rsidR="00536E10" w:rsidRDefault="007406EA" w:rsidP="009F0F94">
      <w:pPr>
        <w:pStyle w:val="noindent"/>
        <w:spacing w:line="360" w:lineRule="auto"/>
        <w:jc w:val="both"/>
      </w:pPr>
      <w:r>
        <w:t>The BM chronolo</w:t>
      </w:r>
      <w:ins w:id="311" w:author="Author">
        <w:r w:rsidR="002063C0">
          <w:t>gy</w:t>
        </w:r>
      </w:ins>
      <w:del w:id="312" w:author="Author">
        <w:r w:rsidDel="002063C0">
          <w:delText>gy was</w:delText>
        </w:r>
      </w:del>
      <w:r>
        <w:t xml:space="preserve"> correlated </w:t>
      </w:r>
      <w:ins w:id="313" w:author="Author">
        <w:r w:rsidR="002063C0">
          <w:t xml:space="preserve">significantly </w:t>
        </w:r>
      </w:ins>
      <w:r>
        <w:t>with monthly temperature, precipitation, and PDSI</w:t>
      </w:r>
      <w:ins w:id="314" w:author="Author">
        <w:r w:rsidR="002063C0">
          <w:t xml:space="preserve"> values</w:t>
        </w:r>
      </w:ins>
      <w:del w:id="315" w:author="Author">
        <w:r w:rsidDel="002063C0">
          <w:delText>,</w:delText>
        </w:r>
      </w:del>
      <w:r>
        <w:t xml:space="preserve"> from May of the previous year to December of the current year </w:t>
      </w:r>
      <w:ins w:id="316" w:author="Author">
        <w:r w:rsidR="002063C0">
          <w:t>for the period</w:t>
        </w:r>
      </w:ins>
      <w:del w:id="317" w:author="Author">
        <w:r w:rsidDel="002063C0">
          <w:delText>for the overlapping years</w:delText>
        </w:r>
      </w:del>
      <w:r>
        <w:t xml:space="preserve"> </w:t>
      </w:r>
      <w:del w:id="318" w:author="Author">
        <w:r w:rsidDel="002063C0">
          <w:delText>(</w:delText>
        </w:r>
      </w:del>
      <w:r>
        <w:t xml:space="preserve">1901 </w:t>
      </w:r>
      <w:del w:id="319" w:author="Author">
        <w:r w:rsidDel="002063C0">
          <w:delText>-</w:delText>
        </w:r>
      </w:del>
      <w:ins w:id="320" w:author="Author">
        <w:r w:rsidR="002063C0">
          <w:t>–</w:t>
        </w:r>
      </w:ins>
      <w:r>
        <w:t xml:space="preserve"> 1981</w:t>
      </w:r>
      <w:ins w:id="321" w:author="Author">
        <w:r w:rsidR="002063C0">
          <w:t xml:space="preserve"> (</w:t>
        </w:r>
        <w:commentRangeStart w:id="322"/>
        <w:r w:rsidR="002063C0">
          <w:t xml:space="preserve">Fig. </w:t>
        </w:r>
        <w:r w:rsidR="00430AAC">
          <w:t>4</w:t>
        </w:r>
        <w:del w:id="323" w:author="Author">
          <w:r w:rsidR="002063C0" w:rsidDel="00430AAC">
            <w:delText>X</w:delText>
          </w:r>
        </w:del>
        <w:r w:rsidR="002063C0">
          <w:t>)</w:t>
        </w:r>
      </w:ins>
      <w:del w:id="324" w:author="Author">
        <w:r w:rsidDel="002063C0">
          <w:delText>)</w:delText>
        </w:r>
      </w:del>
      <w:r>
        <w:t xml:space="preserve">. </w:t>
      </w:r>
      <w:commentRangeEnd w:id="322"/>
      <w:r w:rsidR="004E4FC3">
        <w:rPr>
          <w:rStyle w:val="CommentReference"/>
        </w:rPr>
        <w:commentReference w:id="322"/>
      </w:r>
      <w:commentRangeStart w:id="325"/>
      <w:r>
        <w:t xml:space="preserve">Out of the 63 correlations computed between the BM chronology and the climate covariates, 13 (7) were significantly correlated at the 95 % (99 %) significance level. </w:t>
      </w:r>
      <w:commentRangeEnd w:id="325"/>
      <w:r w:rsidR="00430AAC">
        <w:rPr>
          <w:rStyle w:val="CommentReference"/>
        </w:rPr>
        <w:commentReference w:id="325"/>
      </w:r>
    </w:p>
    <w:p w14:paraId="302078D1" w14:textId="27B9BBC6" w:rsidR="00536E10" w:rsidRDefault="007406EA" w:rsidP="009F0F94">
      <w:pPr>
        <w:pStyle w:val="noindent"/>
        <w:spacing w:line="360" w:lineRule="auto"/>
        <w:jc w:val="both"/>
      </w:pPr>
      <w:commentRangeStart w:id="326"/>
      <w:del w:id="327" w:author="Author">
        <w:r w:rsidDel="00430AAC">
          <w:delText>Although temperature correlations</w:delText>
        </w:r>
      </w:del>
      <w:ins w:id="328" w:author="Author">
        <w:r w:rsidR="00430AAC">
          <w:t xml:space="preserve">Correlations with </w:t>
        </w:r>
        <w:commentRangeStart w:id="329"/>
        <w:r w:rsidR="00430AAC">
          <w:t>temperature</w:t>
        </w:r>
        <w:commentRangeEnd w:id="329"/>
        <w:r w:rsidR="00430AAC">
          <w:rPr>
            <w:rStyle w:val="CommentReference"/>
          </w:rPr>
          <w:commentReference w:id="329"/>
        </w:r>
      </w:ins>
      <w:r>
        <w:t xml:space="preserve"> were predominantly negative throughout the year, with a slightly positive trend during the growing season, the negligible values did not suggest a strong covarying relationship. </w:t>
      </w:r>
      <w:commentRangeEnd w:id="326"/>
      <w:r w:rsidR="005E1171">
        <w:rPr>
          <w:rStyle w:val="CommentReference"/>
        </w:rPr>
        <w:commentReference w:id="326"/>
      </w:r>
      <w:ins w:id="331" w:author="Author">
        <w:r w:rsidR="00422886">
          <w:t xml:space="preserve">We found significantly positive correlations between BM and precipitation of previous year June and current year May and June. </w:t>
        </w:r>
      </w:ins>
      <w:del w:id="332" w:author="Author">
        <w:r w:rsidDel="00422886">
          <w:delText xml:space="preserve">Precipitation correlations with BM were positive, except for the months of April, August, October, and December which were negative. </w:delText>
        </w:r>
      </w:del>
      <w:ins w:id="333" w:author="Author">
        <w:r w:rsidR="00422886">
          <w:t xml:space="preserve">The strongest correlation was found with </w:t>
        </w:r>
        <w:commentRangeStart w:id="334"/>
        <w:r w:rsidR="00422886">
          <w:t>total p</w:t>
        </w:r>
        <w:commentRangeEnd w:id="334"/>
        <w:r w:rsidR="00AF052D">
          <w:rPr>
            <w:rStyle w:val="CommentReference"/>
          </w:rPr>
          <w:commentReference w:id="334"/>
        </w:r>
        <w:r w:rsidR="00422886">
          <w:t>recipitation of the months May and June (r=…, p&lt;0.01)</w:t>
        </w:r>
      </w:ins>
      <w:del w:id="336" w:author="Author">
        <w:r w:rsidDel="00422886">
          <w:delText>The largest precipitation correlation coefficients were for May and June</w:delText>
        </w:r>
      </w:del>
      <w:r>
        <w:t xml:space="preserve">, </w:t>
      </w:r>
      <w:del w:id="337" w:author="Author">
        <w:r w:rsidDel="00AF052D">
          <w:delText xml:space="preserve">and this correlation was increased when BM was correlated with averaged May and June precipitation. </w:delText>
        </w:r>
      </w:del>
      <w:r>
        <w:t xml:space="preserve">Correlations with PDSI were consistently positive, with the strongest correlations </w:t>
      </w:r>
      <w:ins w:id="338" w:author="Author">
        <w:r w:rsidR="00AF052D">
          <w:t xml:space="preserve">occurring </w:t>
        </w:r>
      </w:ins>
      <w:r>
        <w:t>during the May through August growing season</w:t>
      </w:r>
      <w:ins w:id="339" w:author="Author">
        <w:r w:rsidR="00AF052D">
          <w:t xml:space="preserve"> adn</w:t>
        </w:r>
      </w:ins>
      <w:del w:id="340" w:author="Author">
        <w:r w:rsidDel="00AF052D">
          <w:delText>.</w:delText>
        </w:r>
      </w:del>
      <w:r>
        <w:t xml:space="preserve"> </w:t>
      </w:r>
      <w:ins w:id="341" w:author="Author">
        <w:r w:rsidR="00AF052D">
          <w:t>c</w:t>
        </w:r>
      </w:ins>
      <w:del w:id="342" w:author="Author">
        <w:r w:rsidDel="00AF052D">
          <w:delText>C</w:delText>
        </w:r>
      </w:del>
      <w:r>
        <w:t xml:space="preserve">orrelation was </w:t>
      </w:r>
      <w:del w:id="343" w:author="Author">
        <w:r w:rsidDel="00AF052D">
          <w:delText>increased when BM was compared to</w:delText>
        </w:r>
      </w:del>
      <w:ins w:id="344" w:author="Author">
        <w:r w:rsidR="00AF052D">
          <w:t xml:space="preserve">particularly strong for </w:t>
        </w:r>
      </w:ins>
      <w:r>
        <w:t xml:space="preserve"> average June and July PDSI. Both </w:t>
      </w:r>
      <w:ins w:id="345" w:author="Author">
        <w:r w:rsidR="00AF052D">
          <w:t xml:space="preserve">the </w:t>
        </w:r>
      </w:ins>
      <w:del w:id="346" w:author="Author">
        <w:r w:rsidDel="00AF052D">
          <w:delText xml:space="preserve">the average </w:delText>
        </w:r>
      </w:del>
      <w:r>
        <w:t xml:space="preserve">May-June precipitation </w:t>
      </w:r>
      <w:ins w:id="347" w:author="Author">
        <w:r w:rsidR="00AF052D">
          <w:t xml:space="preserve">sum </w:t>
        </w:r>
      </w:ins>
      <w:r>
        <w:t xml:space="preserve">(mjPR) and </w:t>
      </w:r>
      <w:ins w:id="348" w:author="Author">
        <w:r w:rsidR="00AF052D">
          <w:t xml:space="preserve">average </w:t>
        </w:r>
      </w:ins>
      <w:r>
        <w:t xml:space="preserve">June-July PDSI (jjPDSI ) were considered as candidate climatic </w:t>
      </w:r>
      <w:ins w:id="349" w:author="Author">
        <w:r w:rsidR="00AF052D">
          <w:t>targets</w:t>
        </w:r>
        <w:r w:rsidR="00A95FB9">
          <w:t xml:space="preserve"> fro</w:t>
        </w:r>
      </w:ins>
      <w:del w:id="350" w:author="Author">
        <w:r w:rsidDel="00AF052D">
          <w:delText>variables for the</w:delText>
        </w:r>
      </w:del>
      <w:r>
        <w:t xml:space="preserve"> reconstruction. </w:t>
      </w:r>
      <w:ins w:id="351" w:author="Author">
        <w:r w:rsidR="00A95FB9">
          <w:t>T</w:t>
        </w:r>
      </w:ins>
      <w:del w:id="352" w:author="Author">
        <w:r w:rsidDel="00A95FB9">
          <w:delText>Although t</w:delText>
        </w:r>
      </w:del>
      <w:r>
        <w:t xml:space="preserve">he BM chronology was </w:t>
      </w:r>
      <w:ins w:id="353" w:author="Author">
        <w:r w:rsidR="00A95FB9">
          <w:t>strong</w:t>
        </w:r>
      </w:ins>
      <w:del w:id="354" w:author="Author">
        <w:r w:rsidDel="00A95FB9">
          <w:delText>high</w:delText>
        </w:r>
      </w:del>
      <w:r>
        <w:t xml:space="preserve">ly correlated with both mjPR and jjPDSI, </w:t>
      </w:r>
      <w:ins w:id="355" w:author="Author">
        <w:r w:rsidR="00A95FB9">
          <w:t xml:space="preserve">but </w:t>
        </w:r>
      </w:ins>
      <w:r>
        <w:t xml:space="preserve">an assessment of the reconstruction verification statistics </w:t>
      </w:r>
      <w:ins w:id="356" w:author="Author">
        <w:r w:rsidR="00A95FB9">
          <w:t xml:space="preserve">(results not shown) </w:t>
        </w:r>
      </w:ins>
      <w:r>
        <w:t xml:space="preserve">suggested that the </w:t>
      </w:r>
      <w:ins w:id="357" w:author="Author">
        <w:r w:rsidR="00A95FB9">
          <w:t>skill</w:t>
        </w:r>
      </w:ins>
      <w:del w:id="358" w:author="Author">
        <w:r w:rsidDel="00A95FB9">
          <w:delText>accuracy</w:delText>
        </w:r>
      </w:del>
      <w:r>
        <w:t xml:space="preserve"> of a reconstruction based on this proxy data may not be </w:t>
      </w:r>
      <w:ins w:id="359" w:author="Author">
        <w:r w:rsidR="00A95FB9">
          <w:t>sufficient</w:t>
        </w:r>
      </w:ins>
      <w:del w:id="360" w:author="Author">
        <w:r w:rsidDel="00A95FB9">
          <w:delText>accurate</w:delText>
        </w:r>
      </w:del>
      <w:r>
        <w:t xml:space="preserve">. </w:t>
      </w:r>
    </w:p>
    <w:p w14:paraId="68C7C81C" w14:textId="6B9E7A03" w:rsidR="00536E10" w:rsidRDefault="0096185F" w:rsidP="009F0F94">
      <w:pPr>
        <w:pStyle w:val="noindent"/>
        <w:spacing w:line="360" w:lineRule="auto"/>
        <w:jc w:val="both"/>
      </w:pPr>
      <w:ins w:id="361" w:author="Author">
        <w:r>
          <w:t xml:space="preserve">To increase the signal to noise ratio in our tree-ring record </w:t>
        </w:r>
      </w:ins>
      <w:del w:id="362" w:author="Author">
        <w:r w:rsidR="007406EA" w:rsidDel="0096185F">
          <w:delText>In order to</w:delText>
        </w:r>
      </w:del>
      <w:ins w:id="363" w:author="Author">
        <w:r>
          <w:t>and</w:t>
        </w:r>
      </w:ins>
      <w:r w:rsidR="007406EA">
        <w:t xml:space="preserve"> better identify</w:t>
      </w:r>
      <w:del w:id="364" w:author="Author">
        <w:r w:rsidR="007406EA" w:rsidDel="0096185F">
          <w:delText xml:space="preserve"> the</w:delText>
        </w:r>
      </w:del>
      <w:r w:rsidR="007406EA">
        <w:t xml:space="preserve"> regional precipitation effect</w:t>
      </w:r>
      <w:ins w:id="365" w:author="Author">
        <w:r>
          <w:t>s</w:t>
        </w:r>
      </w:ins>
      <w:r w:rsidR="007406EA">
        <w:t xml:space="preserve">, we </w:t>
      </w:r>
      <w:ins w:id="366" w:author="Author">
        <w:r>
          <w:t xml:space="preserve">therefore included oak chronologies </w:t>
        </w:r>
      </w:ins>
      <w:del w:id="367" w:author="Author">
        <w:r w:rsidR="007406EA" w:rsidDel="0096185F">
          <w:delText xml:space="preserve">turned to chronologies </w:delText>
        </w:r>
      </w:del>
      <w:r w:rsidR="007406EA">
        <w:t>from nearby locations</w:t>
      </w:r>
      <w:ins w:id="368" w:author="Author">
        <w:r>
          <w:t xml:space="preserve"> in our </w:t>
        </w:r>
        <w:r>
          <w:lastRenderedPageBreak/>
          <w:t>analysis</w:t>
        </w:r>
      </w:ins>
      <w:r w:rsidR="007406EA">
        <w:t xml:space="preserve">. A total of 8 </w:t>
      </w:r>
      <w:r w:rsidR="007406EA" w:rsidRPr="00AF052D">
        <w:rPr>
          <w:i/>
          <w:rPrChange w:id="369" w:author="Author">
            <w:rPr/>
          </w:rPrChange>
        </w:rPr>
        <w:t>Quercus prinus</w:t>
      </w:r>
      <w:r w:rsidR="007406EA">
        <w:t xml:space="preserve"> chronologies </w:t>
      </w:r>
      <w:ins w:id="370" w:author="Author">
        <w:r>
          <w:t xml:space="preserve">(Table 1) </w:t>
        </w:r>
      </w:ins>
      <w:r w:rsidR="007406EA">
        <w:t xml:space="preserve">from the </w:t>
      </w:r>
      <w:ins w:id="371" w:author="Author">
        <w:r>
          <w:t>n</w:t>
        </w:r>
      </w:ins>
      <w:del w:id="372" w:author="Author">
        <w:r w:rsidR="007406EA" w:rsidDel="0096185F">
          <w:delText>N</w:delText>
        </w:r>
      </w:del>
      <w:r w:rsidR="007406EA">
        <w:t>orth</w:t>
      </w:r>
      <w:ins w:id="373" w:author="Author">
        <w:r>
          <w:t>e</w:t>
        </w:r>
      </w:ins>
      <w:del w:id="374" w:author="Author">
        <w:r w:rsidR="007406EA" w:rsidDel="0096185F">
          <w:delText>-E</w:delText>
        </w:r>
      </w:del>
      <w:r w:rsidR="007406EA">
        <w:t xml:space="preserve">astern US </w:t>
      </w:r>
      <w:commentRangeStart w:id="375"/>
      <w:r w:rsidR="007406EA">
        <w:t xml:space="preserve">from the ITRDB </w:t>
      </w:r>
      <w:commentRangeEnd w:id="375"/>
      <w:r>
        <w:rPr>
          <w:rStyle w:val="CommentReference"/>
        </w:rPr>
        <w:commentReference w:id="375"/>
      </w:r>
      <w:r w:rsidR="007406EA">
        <w:t xml:space="preserve">were considered for inclusion in </w:t>
      </w:r>
      <w:ins w:id="376" w:author="Author">
        <w:r>
          <w:t>a</w:t>
        </w:r>
      </w:ins>
      <w:del w:id="377" w:author="Author">
        <w:r w:rsidR="007406EA" w:rsidDel="0096185F">
          <w:delText>the</w:delText>
        </w:r>
      </w:del>
      <w:r w:rsidR="007406EA">
        <w:t xml:space="preserve"> PCA analysis. </w:t>
      </w:r>
      <w:commentRangeStart w:id="378"/>
      <w:r w:rsidR="007406EA">
        <w:t xml:space="preserve">Chronology reliability </w:t>
      </w:r>
      <w:commentRangeEnd w:id="378"/>
      <w:r>
        <w:rPr>
          <w:rStyle w:val="CommentReference"/>
        </w:rPr>
        <w:commentReference w:id="378"/>
      </w:r>
      <w:r w:rsidR="007406EA">
        <w:t xml:space="preserve">was assessed based on the mean sensitivity, interseries correlation, the expressed population signal, and the first-order autocorrelation. Four chronologies met the </w:t>
      </w:r>
      <w:commentRangeStart w:id="379"/>
      <w:r w:rsidR="007406EA">
        <w:t>requirements</w:t>
      </w:r>
      <w:commentRangeEnd w:id="379"/>
      <w:r>
        <w:rPr>
          <w:rStyle w:val="CommentReference"/>
        </w:rPr>
        <w:commentReference w:id="379"/>
      </w:r>
      <w:r w:rsidR="007406EA">
        <w:t xml:space="preserve"> for inclusion in the proceeding analysis: they were significantly correlated with </w:t>
      </w:r>
      <w:commentRangeStart w:id="380"/>
      <w:r w:rsidR="007406EA">
        <w:t>the considered climate va</w:t>
      </w:r>
      <w:del w:id="381" w:author="Author">
        <w:r w:rsidR="007406EA" w:rsidDel="0096185F">
          <w:delText>i</w:delText>
        </w:r>
      </w:del>
      <w:r w:rsidR="007406EA">
        <w:t>r</w:t>
      </w:r>
      <w:ins w:id="382" w:author="Author">
        <w:r>
          <w:t>i</w:t>
        </w:r>
      </w:ins>
      <w:r w:rsidR="007406EA">
        <w:t xml:space="preserve">ables </w:t>
      </w:r>
      <w:commentRangeEnd w:id="380"/>
      <w:r>
        <w:rPr>
          <w:rStyle w:val="CommentReference"/>
        </w:rPr>
        <w:commentReference w:id="380"/>
      </w:r>
      <w:r w:rsidR="007406EA">
        <w:t xml:space="preserve">and covered the </w:t>
      </w:r>
      <w:commentRangeStart w:id="383"/>
      <w:del w:id="384" w:author="Author">
        <w:r w:rsidR="007406EA" w:rsidDel="0096185F">
          <w:delText>1845 - 1981</w:delText>
        </w:r>
      </w:del>
      <w:ins w:id="385" w:author="Author">
        <w:r>
          <w:t>at least the</w:t>
        </w:r>
        <w:r w:rsidR="003978AC">
          <w:t xml:space="preserve"> </w:t>
        </w:r>
        <w:r>
          <w:t>same</w:t>
        </w:r>
      </w:ins>
      <w:r w:rsidR="007406EA">
        <w:t xml:space="preserve"> time period </w:t>
      </w:r>
      <w:commentRangeEnd w:id="383"/>
      <w:r>
        <w:rPr>
          <w:rStyle w:val="CommentReference"/>
        </w:rPr>
        <w:commentReference w:id="383"/>
      </w:r>
      <w:ins w:id="386" w:author="Author">
        <w:r>
          <w:t>as the BM chronology (184</w:t>
        </w:r>
        <w:r w:rsidR="002C08CD">
          <w:t>5</w:t>
        </w:r>
        <w:del w:id="387" w:author="Author">
          <w:r w:rsidDel="002C08CD">
            <w:delText>1</w:delText>
          </w:r>
        </w:del>
        <w:r>
          <w:t xml:space="preserve">-1981). </w:t>
        </w:r>
      </w:ins>
      <w:r w:rsidR="007406EA">
        <w:t>as shown in table </w:t>
      </w:r>
      <w:hyperlink w:anchor="x1-90011" w:history="1">
        <w:r w:rsidR="007406EA">
          <w:rPr>
            <w:rStyle w:val="Hyperlink"/>
          </w:rPr>
          <w:t>1</w:t>
        </w:r>
      </w:hyperlink>
      <w:r w:rsidR="007406EA">
        <w:t xml:space="preserve">). The </w:t>
      </w:r>
      <w:del w:id="388" w:author="Author">
        <w:r w:rsidR="007406EA" w:rsidDel="003978AC">
          <w:delText xml:space="preserve">suitable chronologies </w:delText>
        </w:r>
      </w:del>
      <w:r w:rsidR="007406EA">
        <w:t xml:space="preserve">locations and time series </w:t>
      </w:r>
      <w:ins w:id="389" w:author="Author">
        <w:r w:rsidR="003978AC">
          <w:t>of the suitable chronologies, hereafter referred to as LH, WD, CC, and OC,</w:t>
        </w:r>
        <w:r w:rsidR="003978AC" w:rsidDel="003978AC">
          <w:t xml:space="preserve"> </w:t>
        </w:r>
      </w:ins>
      <w:del w:id="390" w:author="Author">
        <w:r w:rsidR="007406EA" w:rsidDel="003978AC">
          <w:delText>data</w:delText>
        </w:r>
      </w:del>
      <w:r w:rsidR="007406EA">
        <w:t xml:space="preserve"> are shown in figures </w:t>
      </w:r>
      <w:hyperlink w:anchor="x1-90072" w:history="1">
        <w:r w:rsidR="007406EA">
          <w:rPr>
            <w:rStyle w:val="Hyperlink"/>
          </w:rPr>
          <w:t>2</w:t>
        </w:r>
      </w:hyperlink>
      <w:r w:rsidR="007406EA">
        <w:t xml:space="preserve"> and </w:t>
      </w:r>
      <w:hyperlink w:anchor="x1-90083" w:history="1">
        <w:r w:rsidR="007406EA">
          <w:rPr>
            <w:rStyle w:val="Hyperlink"/>
          </w:rPr>
          <w:t>3</w:t>
        </w:r>
      </w:hyperlink>
      <w:r w:rsidR="007406EA">
        <w:t xml:space="preserve">. A nested </w:t>
      </w:r>
      <w:del w:id="391" w:author="Author">
        <w:r w:rsidR="007406EA" w:rsidDel="003978AC">
          <w:delText>principal component analysis</w:delText>
        </w:r>
      </w:del>
      <w:ins w:id="392" w:author="Author">
        <w:r w:rsidR="003978AC">
          <w:t>PCA</w:t>
        </w:r>
      </w:ins>
      <w:r w:rsidR="007406EA">
        <w:t xml:space="preserve"> was performed using these identified chronologies</w:t>
      </w:r>
      <w:ins w:id="393" w:author="Author">
        <w:r w:rsidR="003978AC">
          <w:t xml:space="preserve"> in addition to </w:t>
        </w:r>
      </w:ins>
      <w:del w:id="394" w:author="Author">
        <w:r w:rsidR="007406EA" w:rsidDel="003978AC">
          <w:delText>,</w:delText>
        </w:r>
      </w:del>
      <w:ins w:id="395" w:author="Author">
        <w:r w:rsidR="003978AC">
          <w:t>BM,</w:t>
        </w:r>
      </w:ins>
      <w:del w:id="396" w:author="Author">
        <w:r w:rsidR="007406EA" w:rsidDel="003978AC">
          <w:delText xml:space="preserve"> hereafter referred to as LH, WD, CC, and OC</w:delText>
        </w:r>
      </w:del>
      <w:r w:rsidR="007406EA">
        <w:t xml:space="preserve">. </w:t>
      </w:r>
    </w:p>
    <w:p w14:paraId="3B214819" w14:textId="2400F15E" w:rsidR="00870AC5" w:rsidRDefault="007406EA" w:rsidP="009F0F94">
      <w:pPr>
        <w:pStyle w:val="noindent"/>
        <w:spacing w:line="360" w:lineRule="auto"/>
        <w:jc w:val="both"/>
        <w:rPr>
          <w:ins w:id="397" w:author="Author"/>
        </w:rPr>
      </w:pPr>
      <w:r>
        <w:t xml:space="preserve">The first PCA was performed on all five chronologies for the overlapping time period 1845-1981, resulting in a first principal component which explained 47.5% of the </w:t>
      </w:r>
      <w:ins w:id="398" w:author="Author">
        <w:r w:rsidR="002C08CD">
          <w:t xml:space="preserve">common </w:t>
        </w:r>
      </w:ins>
      <w:r>
        <w:t>varia</w:t>
      </w:r>
      <w:ins w:id="399" w:author="Author">
        <w:r w:rsidR="002C08CD">
          <w:t>nce</w:t>
        </w:r>
      </w:ins>
      <w:del w:id="400" w:author="Author">
        <w:r w:rsidDel="002C08CD">
          <w:delText>tion</w:delText>
        </w:r>
      </w:del>
      <w:r>
        <w:t xml:space="preserve">, and a second component which explained 22.3%. The </w:t>
      </w:r>
      <w:commentRangeStart w:id="401"/>
      <w:r>
        <w:t xml:space="preserve">scores plot </w:t>
      </w:r>
      <w:commentRangeEnd w:id="401"/>
      <w:r w:rsidR="00870AC5">
        <w:rPr>
          <w:rStyle w:val="CommentReference"/>
        </w:rPr>
        <w:commentReference w:id="401"/>
      </w:r>
      <w:ins w:id="402" w:author="Author">
        <w:r w:rsidR="002C08CD">
          <w:t xml:space="preserve">(Fig. 3) </w:t>
        </w:r>
      </w:ins>
      <w:del w:id="403" w:author="Author">
        <w:r w:rsidDel="002C08CD">
          <w:delText>shown in figure </w:delText>
        </w:r>
        <w:r w:rsidR="00430AAC" w:rsidDel="002C08CD">
          <w:fldChar w:fldCharType="begin"/>
        </w:r>
        <w:r w:rsidR="00430AAC" w:rsidDel="002C08CD">
          <w:delInstrText xml:space="preserve"> HYPERLINK \l "x1-90094" </w:delInstrText>
        </w:r>
        <w:r w:rsidR="00430AAC" w:rsidDel="002C08CD">
          <w:fldChar w:fldCharType="separate"/>
        </w:r>
        <w:r w:rsidDel="002C08CD">
          <w:rPr>
            <w:rStyle w:val="Hyperlink"/>
          </w:rPr>
          <w:delText>4</w:delText>
        </w:r>
        <w:r w:rsidR="00430AAC" w:rsidDel="002C08CD">
          <w:rPr>
            <w:rStyle w:val="Hyperlink"/>
          </w:rPr>
          <w:fldChar w:fldCharType="end"/>
        </w:r>
        <w:r w:rsidDel="002C08CD">
          <w:delText xml:space="preserve"> </w:delText>
        </w:r>
      </w:del>
      <w:r>
        <w:t xml:space="preserve">illustrates the relationship between the </w:t>
      </w:r>
      <w:commentRangeStart w:id="404"/>
      <w:r>
        <w:t xml:space="preserve">five chronologies </w:t>
      </w:r>
      <w:commentRangeEnd w:id="404"/>
      <w:r w:rsidR="00870AC5">
        <w:rPr>
          <w:rStyle w:val="CommentReference"/>
        </w:rPr>
        <w:commentReference w:id="404"/>
      </w:r>
      <w:r>
        <w:t>with respect to the first two principal components</w:t>
      </w:r>
      <w:ins w:id="405" w:author="Author">
        <w:r w:rsidR="002C08CD">
          <w:t>:</w:t>
        </w:r>
        <w:r w:rsidR="00870AC5">
          <w:t xml:space="preserve"> all chronologies have a positive score along PCA1 and a negative score along PCA2, except for WD </w:t>
        </w:r>
        <w:r w:rsidR="002C08CD">
          <w:t xml:space="preserve"> </w:t>
        </w:r>
      </w:ins>
      <w:del w:id="406" w:author="Author">
        <w:r w:rsidDel="002C08CD">
          <w:delText>.</w:delText>
        </w:r>
      </w:del>
      <w:r>
        <w:t xml:space="preserve"> The second PCA was performed on the subset of four chronologies which extended back to the year 1750</w:t>
      </w:r>
      <w:ins w:id="407" w:author="Author">
        <w:r w:rsidR="00870AC5">
          <w:t xml:space="preserve"> (LH, BM, WD, CC)</w:t>
        </w:r>
      </w:ins>
      <w:r>
        <w:t xml:space="preserve">. </w:t>
      </w:r>
      <w:ins w:id="408" w:author="Author">
        <w:r w:rsidR="00870AC5">
          <w:t xml:space="preserve">WHAT ARE THE RESULTS OF THE SECOND PCA? </w:t>
        </w:r>
      </w:ins>
      <w:r>
        <w:t>Overlapping portions of the first principal components that resulted from both decompositions were compared via correlation to confirm that both of these were in fact accounting for the same independent axis (pearson r</w:t>
      </w:r>
      <w:ins w:id="409" w:author="Author">
        <w:r w:rsidR="00870AC5">
          <w:t>=</w:t>
        </w:r>
      </w:ins>
      <w:del w:id="410" w:author="Author">
        <w:r w:rsidDel="00870AC5">
          <w:delText>:</w:delText>
        </w:r>
      </w:del>
      <w:r>
        <w:t xml:space="preserve"> 0.91; p</w:t>
      </w:r>
      <w:del w:id="411" w:author="Author">
        <w:r w:rsidDel="00870AC5">
          <w:delText>val</w:delText>
        </w:r>
      </w:del>
      <w:r>
        <w:t xml:space="preserve"> </w:t>
      </w:r>
      <w:ins w:id="412" w:author="Author">
        <w:r w:rsidR="00870AC5">
          <w:rPr>
            <w:rStyle w:val="zplmr7y-x-x-109"/>
            <w:rFonts w:ascii="Cambria Math" w:hAnsi="Cambria Math" w:cs="Cambria Math"/>
          </w:rPr>
          <w:t>&lt;</w:t>
        </w:r>
      </w:ins>
      <w:del w:id="413" w:author="Author">
        <w:r w:rsidDel="00870AC5">
          <w:rPr>
            <w:rStyle w:val="zplmr7y-x-x-109"/>
            <w:rFonts w:ascii="Cambria Math" w:hAnsi="Cambria Math" w:cs="Cambria Math"/>
          </w:rPr>
          <w:delText>≪</w:delText>
        </w:r>
      </w:del>
      <w:r>
        <w:rPr>
          <w:rStyle w:val="zplmr7y-x-x-109"/>
        </w:rPr>
        <w:t xml:space="preserve"> </w:t>
      </w:r>
      <w:r>
        <w:rPr>
          <w:rStyle w:val="pplr9t-x-x-109"/>
        </w:rPr>
        <w:t>0.01</w:t>
      </w:r>
      <w:r>
        <w:t>). Principal components were</w:t>
      </w:r>
      <w:ins w:id="414" w:author="Author">
        <w:r w:rsidR="00870AC5">
          <w:t xml:space="preserve"> merged at the year 1845 (PcA2:1750-1844, PCA1: 1845-1981)</w:t>
        </w:r>
      </w:ins>
      <w:del w:id="415" w:author="Author">
        <w:r w:rsidDel="00870AC5">
          <w:delText xml:space="preserve"> concatened</w:delText>
        </w:r>
      </w:del>
      <w:r>
        <w:t xml:space="preserve"> to form a single proxy record extending from 1750 to 1981. </w:t>
      </w:r>
      <w:ins w:id="416" w:author="Author">
        <w:r w:rsidR="00870AC5">
          <w:t xml:space="preserve">When comparing the merged PCA time-series with monthly climate variable,s, we generally find stronger correlations than </w:t>
        </w:r>
        <w:del w:id="417" w:author="Author">
          <w:r w:rsidR="00870AC5" w:rsidDel="005612B6">
            <w:delText>w</w:delText>
          </w:r>
        </w:del>
        <w:r w:rsidR="00870AC5">
          <w:t xml:space="preserve">for BM (Fig. 4). </w:t>
        </w:r>
        <w:r w:rsidR="005612B6">
          <w:t xml:space="preserve">This is particularly true for tempeartures of theprevious year June (r=…, p&lt;…), precipitation sums for the months May and June (r=, p&lt;), and PDSI for the months… (r=…, p&lt;) (Fig. 5).  </w:t>
        </w:r>
      </w:ins>
    </w:p>
    <w:p w14:paraId="5354C060" w14:textId="7287DC6D" w:rsidR="00536E10" w:rsidDel="005612B6" w:rsidRDefault="007406EA" w:rsidP="009F0F94">
      <w:pPr>
        <w:pStyle w:val="noindent"/>
        <w:spacing w:line="360" w:lineRule="auto"/>
        <w:jc w:val="both"/>
        <w:rPr>
          <w:del w:id="418" w:author="Author"/>
        </w:rPr>
      </w:pPr>
      <w:commentRangeStart w:id="419"/>
      <w:del w:id="420" w:author="Author">
        <w:r w:rsidDel="005612B6">
          <w:delText>This new proxy record had an increased correlation with mjPR and jjPDSI, which suggests that moisture is a key driver in annual radial increase as shown in table </w:delText>
        </w:r>
        <w:r w:rsidR="00430AAC" w:rsidDel="005612B6">
          <w:fldChar w:fldCharType="begin"/>
        </w:r>
        <w:r w:rsidR="00430AAC" w:rsidDel="005612B6">
          <w:delInstrText xml:space="preserve"> HYPERLINK \l "x1-90004" </w:delInstrText>
        </w:r>
        <w:r w:rsidR="00430AAC" w:rsidDel="005612B6">
          <w:fldChar w:fldCharType="separate"/>
        </w:r>
        <w:r w:rsidDel="005612B6">
          <w:rPr>
            <w:rStyle w:val="Hyperlink"/>
          </w:rPr>
          <w:delText>4</w:delText>
        </w:r>
        <w:r w:rsidR="00430AAC" w:rsidDel="005612B6">
          <w:rPr>
            <w:rStyle w:val="Hyperlink"/>
          </w:rPr>
          <w:fldChar w:fldCharType="end"/>
        </w:r>
        <w:r w:rsidDel="005612B6">
          <w:delText xml:space="preserve"> and figures </w:delText>
        </w:r>
        <w:r w:rsidR="00430AAC" w:rsidDel="005612B6">
          <w:fldChar w:fldCharType="begin"/>
        </w:r>
        <w:r w:rsidR="00430AAC" w:rsidDel="005612B6">
          <w:delInstrText xml:space="preserve"> HYPERLINK \l "x1-90105" </w:delInstrText>
        </w:r>
        <w:r w:rsidR="00430AAC" w:rsidDel="005612B6">
          <w:fldChar w:fldCharType="separate"/>
        </w:r>
        <w:r w:rsidDel="005612B6">
          <w:rPr>
            <w:rStyle w:val="Hyperlink"/>
          </w:rPr>
          <w:delText>5</w:delText>
        </w:r>
        <w:r w:rsidR="00430AAC" w:rsidDel="005612B6">
          <w:rPr>
            <w:rStyle w:val="Hyperlink"/>
          </w:rPr>
          <w:fldChar w:fldCharType="end"/>
        </w:r>
        <w:r w:rsidDel="005612B6">
          <w:delText xml:space="preserve"> and </w:delText>
        </w:r>
        <w:r w:rsidR="00430AAC" w:rsidDel="005612B6">
          <w:fldChar w:fldCharType="begin"/>
        </w:r>
        <w:r w:rsidR="00430AAC" w:rsidDel="005612B6">
          <w:delInstrText xml:space="preserve"> HYPERLINK \l "x1-90127" </w:delInstrText>
        </w:r>
        <w:r w:rsidR="00430AAC" w:rsidDel="005612B6">
          <w:fldChar w:fldCharType="separate"/>
        </w:r>
        <w:r w:rsidDel="005612B6">
          <w:rPr>
            <w:rStyle w:val="Hyperlink"/>
          </w:rPr>
          <w:delText>7</w:delText>
        </w:r>
        <w:r w:rsidR="00430AAC" w:rsidDel="005612B6">
          <w:rPr>
            <w:rStyle w:val="Hyperlink"/>
          </w:rPr>
          <w:fldChar w:fldCharType="end"/>
        </w:r>
        <w:r w:rsidDel="005612B6">
          <w:delText>.</w:delText>
        </w:r>
        <w:commentRangeEnd w:id="419"/>
        <w:r w:rsidR="00870AC5" w:rsidDel="005612B6">
          <w:rPr>
            <w:rStyle w:val="CommentReference"/>
          </w:rPr>
          <w:commentReference w:id="419"/>
        </w:r>
        <w:r w:rsidDel="005612B6">
          <w:delText xml:space="preserve"> The PCA also increased the correlation between the growth proxy and temperature as shown in figure </w:delText>
        </w:r>
        <w:r w:rsidR="00430AAC" w:rsidDel="005612B6">
          <w:fldChar w:fldCharType="begin"/>
        </w:r>
        <w:r w:rsidR="00430AAC" w:rsidDel="005612B6">
          <w:delInstrText xml:space="preserve"> HYPERLINK \l "x1-90116" </w:delInstrText>
        </w:r>
        <w:r w:rsidR="00430AAC" w:rsidDel="005612B6">
          <w:fldChar w:fldCharType="separate"/>
        </w:r>
        <w:r w:rsidDel="005612B6">
          <w:rPr>
            <w:rStyle w:val="Hyperlink"/>
          </w:rPr>
          <w:delText>6</w:delText>
        </w:r>
        <w:r w:rsidR="00430AAC" w:rsidDel="005612B6">
          <w:rPr>
            <w:rStyle w:val="Hyperlink"/>
          </w:rPr>
          <w:fldChar w:fldCharType="end"/>
        </w:r>
        <w:r w:rsidDel="005612B6">
          <w:delText>, although the correlation was not strong (but nevertheless was still significant). Correlation maps showing the spatial correlation between the first principal component and each of the climatic variables are showin in figures </w:delText>
        </w:r>
        <w:r w:rsidR="00430AAC" w:rsidDel="005612B6">
          <w:fldChar w:fldCharType="begin"/>
        </w:r>
        <w:r w:rsidR="00430AAC" w:rsidDel="005612B6">
          <w:delInstrText xml:space="preserve"> HYPERLINK \l "x1-90138" </w:delInstrText>
        </w:r>
        <w:r w:rsidR="00430AAC" w:rsidDel="005612B6">
          <w:fldChar w:fldCharType="separate"/>
        </w:r>
        <w:r w:rsidDel="005612B6">
          <w:rPr>
            <w:rStyle w:val="Hyperlink"/>
          </w:rPr>
          <w:delText>8</w:delText>
        </w:r>
        <w:r w:rsidR="00430AAC" w:rsidDel="005612B6">
          <w:rPr>
            <w:rStyle w:val="Hyperlink"/>
          </w:rPr>
          <w:fldChar w:fldCharType="end"/>
        </w:r>
        <w:r w:rsidDel="005612B6">
          <w:delText xml:space="preserve">, </w:delText>
        </w:r>
        <w:r w:rsidR="00430AAC" w:rsidDel="005612B6">
          <w:fldChar w:fldCharType="begin"/>
        </w:r>
        <w:r w:rsidR="00430AAC" w:rsidDel="005612B6">
          <w:delInstrText xml:space="preserve"> HYPERLINK \l "x1-90149" </w:delInstrText>
        </w:r>
        <w:r w:rsidR="00430AAC" w:rsidDel="005612B6">
          <w:fldChar w:fldCharType="separate"/>
        </w:r>
        <w:r w:rsidDel="005612B6">
          <w:rPr>
            <w:rStyle w:val="Hyperlink"/>
          </w:rPr>
          <w:delText>9</w:delText>
        </w:r>
        <w:r w:rsidR="00430AAC" w:rsidDel="005612B6">
          <w:rPr>
            <w:rStyle w:val="Hyperlink"/>
          </w:rPr>
          <w:fldChar w:fldCharType="end"/>
        </w:r>
        <w:r w:rsidDel="005612B6">
          <w:delText xml:space="preserve">, and </w:delText>
        </w:r>
        <w:r w:rsidR="00430AAC" w:rsidDel="005612B6">
          <w:fldChar w:fldCharType="begin"/>
        </w:r>
        <w:r w:rsidR="00430AAC" w:rsidDel="005612B6">
          <w:delInstrText xml:space="preserve"> HYPERLINK \l "x1-901510" </w:delInstrText>
        </w:r>
        <w:r w:rsidR="00430AAC" w:rsidDel="005612B6">
          <w:fldChar w:fldCharType="separate"/>
        </w:r>
        <w:r w:rsidDel="005612B6">
          <w:rPr>
            <w:rStyle w:val="Hyperlink"/>
          </w:rPr>
          <w:delText>10</w:delText>
        </w:r>
        <w:r w:rsidR="00430AAC" w:rsidDel="005612B6">
          <w:rPr>
            <w:rStyle w:val="Hyperlink"/>
          </w:rPr>
          <w:fldChar w:fldCharType="end"/>
        </w:r>
        <w:r w:rsidDel="005612B6">
          <w:delText xml:space="preserve">. </w:delText>
        </w:r>
      </w:del>
    </w:p>
    <w:p w14:paraId="7564F36C" w14:textId="7FA7E3AB" w:rsidR="00536E10" w:rsidRDefault="005612B6" w:rsidP="009F0F94">
      <w:pPr>
        <w:pStyle w:val="noindent"/>
        <w:spacing w:line="360" w:lineRule="auto"/>
        <w:jc w:val="both"/>
      </w:pPr>
      <w:ins w:id="421" w:author="Author">
        <w:r>
          <w:t xml:space="preserve">In a next step, </w:t>
        </w:r>
      </w:ins>
      <w:del w:id="422" w:author="Author">
        <w:r w:rsidR="007406EA" w:rsidDel="005612B6">
          <w:delText xml:space="preserve">A high correlation in itself is not enough to guarantee the validity of a potential reconstruction, although the high correlation between the principal component proxy and both mosture variables does warrant further investigation. </w:delText>
        </w:r>
      </w:del>
      <w:ins w:id="423" w:author="Author">
        <w:r>
          <w:t>w</w:t>
        </w:r>
      </w:ins>
      <w:del w:id="424" w:author="Author">
        <w:r w:rsidR="007406EA" w:rsidDel="005612B6">
          <w:delText>W</w:delText>
        </w:r>
      </w:del>
      <w:r w:rsidR="007406EA">
        <w:t xml:space="preserve">e tested </w:t>
      </w:r>
      <w:del w:id="425" w:author="Author">
        <w:r w:rsidR="007406EA" w:rsidDel="005612B6">
          <w:delText xml:space="preserve">the both </w:delText>
        </w:r>
      </w:del>
      <w:r w:rsidR="007406EA">
        <w:t xml:space="preserve">mjPR and jjPDSI as </w:t>
      </w:r>
      <w:ins w:id="426" w:author="Author">
        <w:r>
          <w:t xml:space="preserve">potential reconstruction </w:t>
        </w:r>
      </w:ins>
      <w:del w:id="427" w:author="Author">
        <w:r w:rsidR="007406EA" w:rsidDel="005612B6">
          <w:delText xml:space="preserve">candidate variables </w:delText>
        </w:r>
      </w:del>
      <w:ins w:id="428" w:author="Author">
        <w:r>
          <w:t xml:space="preserve">targets </w:t>
        </w:r>
      </w:ins>
      <w:del w:id="429" w:author="Author">
        <w:r w:rsidR="007406EA" w:rsidDel="005612B6">
          <w:delText>for climatic reconstruction by splitting the time interval for which there was weather data into</w:delText>
        </w:r>
      </w:del>
      <w:ins w:id="430" w:author="Author">
        <w:r>
          <w:t>in a s</w:t>
        </w:r>
        <w:r w:rsidR="00FD1602">
          <w:t>plit calibration/verification s</w:t>
        </w:r>
        <w:r>
          <w:t>c</w:t>
        </w:r>
        <w:r w:rsidR="00FD1602">
          <w:t>h</w:t>
        </w:r>
        <w:r>
          <w:t>eme</w:t>
        </w:r>
        <w:r w:rsidR="006064D7">
          <w:t xml:space="preserve"> (REF; Table 4). </w:t>
        </w:r>
      </w:ins>
      <w:commentRangeStart w:id="431"/>
      <w:del w:id="432" w:author="Author">
        <w:r w:rsidR="007406EA" w:rsidDel="006064D7">
          <w:delText xml:space="preserve"> calibration and verification periods to assess the reconstruction accuracy statistics. </w:delText>
        </w:r>
      </w:del>
      <w:r w:rsidR="007406EA">
        <w:t>Both the 1901-1940 and 1941-1981 periods of data were used in turn as the calibration period, to determine if the accuracy of the reconstruction was sufficient to warrant further analysis.</w:t>
      </w:r>
      <w:commentRangeEnd w:id="431"/>
      <w:r w:rsidR="006064D7">
        <w:rPr>
          <w:rStyle w:val="CommentReference"/>
        </w:rPr>
        <w:commentReference w:id="431"/>
      </w:r>
      <w:r w:rsidR="007406EA">
        <w:t xml:space="preserve"> </w:t>
      </w:r>
      <w:del w:id="433" w:author="Author">
        <w:r w:rsidR="007406EA" w:rsidDel="006064D7">
          <w:delText xml:space="preserve">The verification of accuracy statistics using mjPR and jjPDSI in turn as dependent variables are shown in </w:delText>
        </w:r>
        <w:r w:rsidR="00430AAC" w:rsidDel="006064D7">
          <w:fldChar w:fldCharType="begin"/>
        </w:r>
        <w:r w:rsidR="00430AAC" w:rsidDel="006064D7">
          <w:delInstrText xml:space="preserve"> HYPERLINK \l "x1-90004" </w:delInstrText>
        </w:r>
        <w:r w:rsidR="00430AAC" w:rsidDel="006064D7">
          <w:fldChar w:fldCharType="separate"/>
        </w:r>
        <w:r w:rsidR="007406EA" w:rsidDel="006064D7">
          <w:rPr>
            <w:rStyle w:val="Hyperlink"/>
          </w:rPr>
          <w:delText>4</w:delText>
        </w:r>
        <w:r w:rsidR="00430AAC" w:rsidDel="006064D7">
          <w:rPr>
            <w:rStyle w:val="Hyperlink"/>
          </w:rPr>
          <w:fldChar w:fldCharType="end"/>
        </w:r>
        <w:r w:rsidR="007406EA" w:rsidDel="006064D7">
          <w:delText xml:space="preserve">. </w:delText>
        </w:r>
      </w:del>
    </w:p>
    <w:p w14:paraId="3CDB5A30" w14:textId="1C4F8782" w:rsidR="00536E10" w:rsidRDefault="003D5DD4" w:rsidP="009F0F94">
      <w:pPr>
        <w:pStyle w:val="noindent"/>
        <w:spacing w:line="360" w:lineRule="auto"/>
        <w:jc w:val="both"/>
      </w:pPr>
      <w:moveToRangeStart w:id="434" w:author="Author" w:name="move213227163"/>
      <w:moveTo w:id="435" w:author="Author">
        <w:del w:id="436" w:author="Author">
          <w:r w:rsidDel="003D5DD4">
            <w:lastRenderedPageBreak/>
            <w:delText>For both calibration periods and climate variables,</w:delText>
          </w:r>
        </w:del>
      </w:moveTo>
      <w:ins w:id="437" w:author="Author">
        <w:r>
          <w:t>Overall</w:t>
        </w:r>
      </w:ins>
      <w:moveTo w:id="438" w:author="Author">
        <w:del w:id="439" w:author="Author">
          <w:r w:rsidDel="003D5DD4">
            <w:delText xml:space="preserve"> the</w:delText>
          </w:r>
        </w:del>
        <w:r>
          <w:t xml:space="preserve"> calibration and verification </w:t>
        </w:r>
        <w:r>
          <w:rPr>
            <w:rStyle w:val="zplmr7m-x-x-1091"/>
          </w:rPr>
          <w:t>r</w:t>
        </w:r>
        <w:r>
          <w:rPr>
            <w:rStyle w:val="pplr9t-x-x-801"/>
            <w:vertAlign w:val="superscript"/>
          </w:rPr>
          <w:t>2</w:t>
        </w:r>
        <w:r>
          <w:t xml:space="preserve"> statistics </w:t>
        </w:r>
      </w:moveTo>
      <w:ins w:id="440" w:author="Author">
        <w:r>
          <w:t>(</w:t>
        </w:r>
        <w:r>
          <w:rPr>
            <w:rStyle w:val="pplr9t-x-x-109"/>
          </w:rPr>
          <w:t xml:space="preserve">0.57 </w:t>
        </w:r>
        <w:r>
          <w:rPr>
            <w:rStyle w:val="zplmr7y-x-x-109"/>
          </w:rPr>
          <w:t xml:space="preserve">- </w:t>
        </w:r>
        <w:r>
          <w:rPr>
            <w:rStyle w:val="pplr9t-x-x-109"/>
          </w:rPr>
          <w:t>0.75, p&lt;0.05</w:t>
        </w:r>
        <w:r>
          <w:t xml:space="preserve">) and GLK values (…, p&lt;…) </w:t>
        </w:r>
      </w:ins>
      <w:moveTo w:id="441" w:author="Author">
        <w:r>
          <w:t xml:space="preserve">were </w:t>
        </w:r>
        <w:del w:id="442" w:author="Author">
          <w:r w:rsidDel="003D5DD4">
            <w:delText>quite large</w:delText>
          </w:r>
        </w:del>
      </w:moveTo>
      <w:ins w:id="443" w:author="Author">
        <w:r>
          <w:t>strong</w:t>
        </w:r>
      </w:ins>
      <w:moveTo w:id="444" w:author="Author">
        <w:del w:id="445" w:author="Author">
          <w:r w:rsidDel="003D5DD4">
            <w:delText xml:space="preserve"> (</w:delText>
          </w:r>
          <w:r w:rsidDel="003D5DD4">
            <w:rPr>
              <w:rStyle w:val="pplr9t-x-x-109"/>
            </w:rPr>
            <w:delText xml:space="preserve">0.57 </w:delText>
          </w:r>
          <w:r w:rsidDel="003D5DD4">
            <w:rPr>
              <w:rStyle w:val="zplmr7y-x-x-109"/>
            </w:rPr>
            <w:delText xml:space="preserve">- </w:delText>
          </w:r>
          <w:r w:rsidDel="003D5DD4">
            <w:rPr>
              <w:rStyle w:val="pplr9t-x-x-109"/>
            </w:rPr>
            <w:delText>0.75</w:delText>
          </w:r>
          <w:r w:rsidDel="003D5DD4">
            <w:delText>)</w:delText>
          </w:r>
        </w:del>
        <w:r>
          <w:t xml:space="preserve">, </w:t>
        </w:r>
        <w:del w:id="446" w:author="Author">
          <w:r w:rsidDel="003D5DD4">
            <w:delText>and all were significant (</w:delText>
          </w:r>
          <w:r w:rsidDel="003D5DD4">
            <w:rPr>
              <w:rStyle w:val="zplmr7m-x-x-1091"/>
            </w:rPr>
            <w:delText xml:space="preserve">p &lt; </w:delText>
          </w:r>
          <w:r w:rsidDel="003D5DD4">
            <w:rPr>
              <w:rStyle w:val="pplr9t-x-x-109"/>
            </w:rPr>
            <w:delText>0.05</w:delText>
          </w:r>
          <w:r w:rsidDel="003D5DD4">
            <w:delText xml:space="preserve">). </w:delText>
          </w:r>
        </w:del>
      </w:moveTo>
      <w:ins w:id="447" w:author="Author">
        <w:r>
          <w:t>However, w</w:t>
        </w:r>
      </w:ins>
      <w:moveTo w:id="448" w:author="Author">
        <w:del w:id="449" w:author="Author">
          <w:r w:rsidDel="003D5DD4">
            <w:delText>Similarly, all GLK statistics for both climate variable and over both calibration periods were significant (</w:delText>
          </w:r>
          <w:r w:rsidDel="003D5DD4">
            <w:rPr>
              <w:rStyle w:val="zplmr7m-x-x-1091"/>
            </w:rPr>
            <w:delText xml:space="preserve">p &lt; </w:delText>
          </w:r>
          <w:r w:rsidDel="003D5DD4">
            <w:rPr>
              <w:rStyle w:val="pplr9t-x-x-109"/>
            </w:rPr>
            <w:delText>0.05</w:delText>
          </w:r>
          <w:r w:rsidDel="003D5DD4">
            <w:delText>).</w:delText>
          </w:r>
        </w:del>
      </w:moveTo>
      <w:moveToRangeEnd w:id="434"/>
      <w:del w:id="450" w:author="Author">
        <w:r w:rsidR="007406EA" w:rsidDel="003D5DD4">
          <w:delText>W</w:delText>
        </w:r>
      </w:del>
      <w:r w:rsidR="007406EA">
        <w:t xml:space="preserve">hen the earlier period (1901-1941) was used as the calibration period, </w:t>
      </w:r>
      <w:del w:id="451" w:author="Author">
        <w:r w:rsidR="007406EA" w:rsidDel="00FD1602">
          <w:delText xml:space="preserve">for mjPR </w:delText>
        </w:r>
      </w:del>
      <w:r w:rsidR="007406EA">
        <w:t xml:space="preserve">the RE and CE </w:t>
      </w:r>
      <w:ins w:id="452" w:author="Author">
        <w:r w:rsidR="00FD1602">
          <w:t xml:space="preserve">statistics for mjPR </w:t>
        </w:r>
      </w:ins>
      <w:r w:rsidR="007406EA">
        <w:t xml:space="preserve">were </w:t>
      </w:r>
      <w:del w:id="453" w:author="Author">
        <w:r w:rsidR="007406EA" w:rsidDel="00FD1602">
          <w:delText>both relatively small</w:delText>
        </w:r>
      </w:del>
      <w:ins w:id="454" w:author="Author">
        <w:r w:rsidR="00FD1602">
          <w:t>low</w:t>
        </w:r>
      </w:ins>
      <w:r w:rsidR="007406EA">
        <w:t xml:space="preserve"> but </w:t>
      </w:r>
      <w:del w:id="455" w:author="Author">
        <w:r w:rsidR="007406EA" w:rsidDel="00FD1602">
          <w:delText xml:space="preserve">nevertheless still </w:delText>
        </w:r>
      </w:del>
      <w:r w:rsidR="007406EA">
        <w:t>greater than 0</w:t>
      </w:r>
      <w:ins w:id="456" w:author="Author">
        <w:r w:rsidR="00FD1602">
          <w:t xml:space="preserve"> and these </w:t>
        </w:r>
      </w:ins>
      <w:del w:id="457" w:author="Author">
        <w:r w:rsidR="007406EA" w:rsidDel="00FD1602">
          <w:delText xml:space="preserve">, while the same </w:delText>
        </w:r>
      </w:del>
      <w:r w:rsidR="007406EA">
        <w:t xml:space="preserve">statistics </w:t>
      </w:r>
      <w:ins w:id="458" w:author="Author">
        <w:r w:rsidR="00FD1602">
          <w:t xml:space="preserve">were higher </w:t>
        </w:r>
      </w:ins>
      <w:r w:rsidR="007406EA">
        <w:t>for jjPDSI</w:t>
      </w:r>
      <w:ins w:id="459" w:author="Author">
        <w:r w:rsidR="00FD1602">
          <w:t xml:space="preserve"> for the same period</w:t>
        </w:r>
      </w:ins>
      <w:del w:id="460" w:author="Author">
        <w:r w:rsidR="007406EA" w:rsidDel="00FD1602">
          <w:delText xml:space="preserve"> were much larger</w:delText>
        </w:r>
      </w:del>
      <w:r w:rsidR="007406EA">
        <w:t xml:space="preserve">. </w:t>
      </w:r>
      <w:ins w:id="461" w:author="Author">
        <w:r w:rsidR="00FD1602">
          <w:t>RE and CE were also higher</w:t>
        </w:r>
        <w:r w:rsidR="00562CAC">
          <w:t xml:space="preserve"> </w:t>
        </w:r>
        <w:r w:rsidR="00FD1602">
          <w:t xml:space="preserve">for mjPR using the later </w:t>
        </w:r>
      </w:ins>
      <w:del w:id="462" w:author="Author">
        <w:r w:rsidR="007406EA" w:rsidDel="00FD1602">
          <w:delText xml:space="preserve">When the later period (1941-1981) was used as the </w:delText>
        </w:r>
      </w:del>
      <w:r w:rsidR="007406EA">
        <w:t xml:space="preserve">calibration period, </w:t>
      </w:r>
      <w:del w:id="463" w:author="Author">
        <w:r w:rsidR="007406EA" w:rsidDel="00FD1602">
          <w:delText xml:space="preserve">for mjPR </w:delText>
        </w:r>
        <w:r w:rsidR="007406EA" w:rsidDel="00562CAC">
          <w:delText xml:space="preserve">both the </w:delText>
        </w:r>
        <w:r w:rsidR="007406EA" w:rsidDel="00FD1602">
          <w:delText xml:space="preserve">RE and CE were </w:delText>
        </w:r>
        <w:r w:rsidR="007406EA" w:rsidDel="00562CAC">
          <w:delText xml:space="preserve">much larger than those obtained when calibration was done using the earlier period, </w:delText>
        </w:r>
      </w:del>
      <w:r w:rsidR="007406EA">
        <w:t>wh</w:t>
      </w:r>
      <w:del w:id="464" w:author="Author">
        <w:r w:rsidR="007406EA" w:rsidDel="00562CAC">
          <w:delText>ile</w:delText>
        </w:r>
      </w:del>
      <w:ins w:id="465" w:author="Author">
        <w:r w:rsidR="00562CAC">
          <w:t>ereas values</w:t>
        </w:r>
        <w:del w:id="466" w:author="Author">
          <w:r w:rsidR="00562CAC" w:rsidDel="00C311BA">
            <w:delText xml:space="preserve"> </w:delText>
          </w:r>
        </w:del>
      </w:ins>
      <w:r w:rsidR="007406EA">
        <w:t xml:space="preserve"> for jjPDSI </w:t>
      </w:r>
      <w:del w:id="467" w:author="Author">
        <w:r w:rsidR="007406EA" w:rsidDel="00562CAC">
          <w:delText xml:space="preserve">both the RE and CE </w:delText>
        </w:r>
      </w:del>
      <w:r w:rsidR="007406EA">
        <w:t>were negative</w:t>
      </w:r>
      <w:del w:id="468" w:author="Author">
        <w:r w:rsidR="007406EA" w:rsidDel="003D5DD4">
          <w:delText xml:space="preserve"> </w:delText>
        </w:r>
      </w:del>
      <w:ins w:id="469" w:author="Author">
        <w:del w:id="470" w:author="Author">
          <w:r w:rsidR="00562CAC" w:rsidDel="003D5DD4">
            <w:delText>over this period</w:delText>
          </w:r>
        </w:del>
        <w:r w:rsidR="00562CAC">
          <w:t xml:space="preserve">, </w:t>
        </w:r>
      </w:ins>
      <w:r w:rsidR="007406EA">
        <w:t xml:space="preserve">indicating a poor fit of the reconstruction model. </w:t>
      </w:r>
      <w:moveFromRangeStart w:id="471" w:author="Author" w:name="move213227163"/>
      <w:moveFrom w:id="472" w:author="Author">
        <w:r w:rsidR="007406EA" w:rsidDel="003D5DD4">
          <w:t xml:space="preserve">For both calibration periods and climate variables, the calibration and verification </w:t>
        </w:r>
        <w:r w:rsidR="007406EA" w:rsidDel="003D5DD4">
          <w:rPr>
            <w:rStyle w:val="zplmr7m-x-x-1091"/>
          </w:rPr>
          <w:t>r</w:t>
        </w:r>
        <w:r w:rsidR="007406EA" w:rsidDel="003D5DD4">
          <w:rPr>
            <w:rStyle w:val="pplr9t-x-x-801"/>
            <w:vertAlign w:val="superscript"/>
          </w:rPr>
          <w:t>2</w:t>
        </w:r>
        <w:r w:rsidR="007406EA" w:rsidDel="003D5DD4">
          <w:t xml:space="preserve"> statistics were quite large (</w:t>
        </w:r>
        <w:r w:rsidR="007406EA" w:rsidDel="003D5DD4">
          <w:rPr>
            <w:rStyle w:val="pplr9t-x-x-109"/>
          </w:rPr>
          <w:t xml:space="preserve">0.57 </w:t>
        </w:r>
        <w:r w:rsidR="007406EA" w:rsidDel="003D5DD4">
          <w:rPr>
            <w:rStyle w:val="zplmr7y-x-x-109"/>
          </w:rPr>
          <w:t xml:space="preserve">- </w:t>
        </w:r>
        <w:r w:rsidR="007406EA" w:rsidDel="003D5DD4">
          <w:rPr>
            <w:rStyle w:val="pplr9t-x-x-109"/>
          </w:rPr>
          <w:t>0.75</w:t>
        </w:r>
        <w:r w:rsidR="007406EA" w:rsidDel="003D5DD4">
          <w:t>), and all were significant (</w:t>
        </w:r>
        <w:r w:rsidR="007406EA" w:rsidDel="003D5DD4">
          <w:rPr>
            <w:rStyle w:val="zplmr7m-x-x-1091"/>
          </w:rPr>
          <w:t xml:space="preserve">p &lt; </w:t>
        </w:r>
        <w:r w:rsidR="007406EA" w:rsidDel="003D5DD4">
          <w:rPr>
            <w:rStyle w:val="pplr9t-x-x-109"/>
          </w:rPr>
          <w:t>0.05</w:t>
        </w:r>
        <w:r w:rsidR="007406EA" w:rsidDel="003D5DD4">
          <w:t>). Similarly, all GLK statistics for both climate variable and over both calibration periods were significant (</w:t>
        </w:r>
        <w:r w:rsidR="007406EA" w:rsidDel="003D5DD4">
          <w:rPr>
            <w:rStyle w:val="zplmr7m-x-x-1091"/>
          </w:rPr>
          <w:t xml:space="preserve">p &lt; </w:t>
        </w:r>
        <w:r w:rsidR="007406EA" w:rsidDel="003D5DD4">
          <w:rPr>
            <w:rStyle w:val="pplr9t-x-x-109"/>
          </w:rPr>
          <w:t>0.05</w:t>
        </w:r>
        <w:r w:rsidR="007406EA" w:rsidDel="003D5DD4">
          <w:t>).</w:t>
        </w:r>
        <w:del w:id="473" w:author="Author">
          <w:r w:rsidR="007406EA" w:rsidDel="00C311BA">
            <w:delText xml:space="preserve"> </w:delText>
          </w:r>
        </w:del>
      </w:moveFrom>
      <w:moveFromRangeEnd w:id="471"/>
      <w:del w:id="474" w:author="Author">
        <w:r w:rsidR="007406EA" w:rsidDel="00C311BA">
          <w:delText>Overall, the late calibration period was superior to the early calibration period for mjPR, while the opposite was true for jjPDSI. The</w:delText>
        </w:r>
      </w:del>
      <w:ins w:id="475" w:author="Author">
        <w:r w:rsidR="00C311BA">
          <w:t>RE and CE are</w:t>
        </w:r>
      </w:ins>
      <w:r w:rsidR="007406EA">
        <w:t xml:space="preserve"> key statistics </w:t>
      </w:r>
      <w:del w:id="476" w:author="Author">
        <w:r w:rsidR="007406EA" w:rsidDel="00C311BA">
          <w:delText>which typically</w:delText>
        </w:r>
      </w:del>
      <w:ins w:id="477" w:author="Author">
        <w:r w:rsidR="00C311BA">
          <w:t xml:space="preserve">to </w:t>
        </w:r>
      </w:ins>
      <w:r w:rsidR="007406EA">
        <w:t xml:space="preserve"> determine the </w:t>
      </w:r>
      <w:ins w:id="478" w:author="Author">
        <w:r w:rsidR="00AE388D">
          <w:t>skill</w:t>
        </w:r>
      </w:ins>
      <w:del w:id="479" w:author="Author">
        <w:r w:rsidR="007406EA" w:rsidDel="00AE388D">
          <w:delText>accuracy</w:delText>
        </w:r>
      </w:del>
      <w:r w:rsidR="007406EA">
        <w:t xml:space="preserve"> of a reconstruction</w:t>
      </w:r>
      <w:del w:id="480" w:author="Author">
        <w:r w:rsidR="007406EA" w:rsidDel="00C311BA">
          <w:delText xml:space="preserve"> are the RE and CE</w:delText>
        </w:r>
      </w:del>
      <w:r w:rsidR="007406EA">
        <w:t xml:space="preserve">, and our decision to </w:t>
      </w:r>
      <w:del w:id="481" w:author="Author">
        <w:r w:rsidR="007406EA" w:rsidDel="00C311BA">
          <w:delText>focus on a</w:delText>
        </w:r>
      </w:del>
      <w:ins w:id="482" w:author="Author">
        <w:r w:rsidR="00C311BA">
          <w:t xml:space="preserve">reconstruct early summer (May-June) </w:t>
        </w:r>
      </w:ins>
      <w:r w:rsidR="007406EA">
        <w:t xml:space="preserve"> </w:t>
      </w:r>
      <w:ins w:id="483" w:author="Author">
        <w:r w:rsidR="00C311BA">
          <w:t xml:space="preserve">precipitation rather than summer PDSI was </w:t>
        </w:r>
      </w:ins>
      <w:del w:id="484" w:author="Author">
        <w:r w:rsidR="007406EA" w:rsidDel="00C311BA">
          <w:delText xml:space="preserve">mjPR moisture reconstruction was determined </w:delText>
        </w:r>
      </w:del>
      <w:r w:rsidR="007406EA">
        <w:t xml:space="preserve">based on these values. </w:t>
      </w:r>
      <w:ins w:id="485" w:author="Author">
        <w:r w:rsidR="00173540">
          <w:t>Our</w:t>
        </w:r>
      </w:ins>
      <w:del w:id="486" w:author="Author">
        <w:r w:rsidR="007406EA" w:rsidDel="00173540">
          <w:delText>The</w:delText>
        </w:r>
      </w:del>
      <w:r w:rsidR="007406EA">
        <w:t xml:space="preserve"> final</w:t>
      </w:r>
      <w:ins w:id="487" w:author="Author">
        <w:r w:rsidR="00173540">
          <w:t xml:space="preserve"> MJPr</w:t>
        </w:r>
      </w:ins>
      <w:r w:rsidR="007406EA">
        <w:t xml:space="preserve"> reconstruction was calibrated </w:t>
      </w:r>
      <w:del w:id="488" w:author="Author">
        <w:r w:rsidR="007406EA" w:rsidDel="00173540">
          <w:delText>using the</w:delText>
        </w:r>
      </w:del>
      <w:ins w:id="489" w:author="Author">
        <w:r w:rsidR="00173540">
          <w:t>against the</w:t>
        </w:r>
      </w:ins>
      <w:r w:rsidR="007406EA">
        <w:t xml:space="preserve"> entire 1901-1981 interval</w:t>
      </w:r>
      <w:del w:id="490" w:author="Author">
        <w:r w:rsidR="007406EA" w:rsidDel="00173540">
          <w:delText>, since all statistics were favorable and suggested that the proxy time series was stationary and linear with respect to precipitation data throughout that period</w:delText>
        </w:r>
      </w:del>
      <w:r w:rsidR="007406EA">
        <w:t xml:space="preserve">. </w:t>
      </w:r>
    </w:p>
    <w:p w14:paraId="461FC944" w14:textId="1846D453" w:rsidR="00536E10" w:rsidRDefault="007406EA" w:rsidP="009F0F94">
      <w:pPr>
        <w:pStyle w:val="noindent"/>
        <w:spacing w:line="360" w:lineRule="auto"/>
        <w:jc w:val="both"/>
      </w:pPr>
      <w:commentRangeStart w:id="491"/>
      <w:r>
        <w:t xml:space="preserve">Posterior parameter distributions were determined from the adaptive Markov chain Monte Carlo (MCMC) algorithm and parameters means and credible intervals are shown in table </w:t>
      </w:r>
      <w:hyperlink w:anchor="x1-90004" w:history="1">
        <w:r>
          <w:rPr>
            <w:rStyle w:val="Hyperlink"/>
          </w:rPr>
          <w:t>4</w:t>
        </w:r>
      </w:hyperlink>
      <w:r>
        <w:t>. The adaptive portion of the MCMC consistently maintained an acceptance rate between 0.2 and 0.5 by updating proposal distributions accordingly when acceptance rates fell outside ideal range, which ensured that there was good mixing. Predicted precipitation values were computed using each set of sampled parameters, and from these values we computed the appropriate qua</w:t>
      </w:r>
      <w:ins w:id="492" w:author="Author">
        <w:r w:rsidR="00AE388D">
          <w:t>n</w:t>
        </w:r>
      </w:ins>
      <w:r>
        <w:t xml:space="preserve">tiles to generate a 95% credible interval and an overall predicted precipitation mean. </w:t>
      </w:r>
      <w:commentRangeEnd w:id="491"/>
      <w:r w:rsidR="00AE388D">
        <w:rPr>
          <w:rStyle w:val="CommentReference"/>
        </w:rPr>
        <w:commentReference w:id="491"/>
      </w:r>
      <w:r>
        <w:t xml:space="preserve">The resulting precipitation reconstruction extends from 1750 through 1981, which allows us to extend </w:t>
      </w:r>
      <w:ins w:id="493" w:author="Author">
        <w:r w:rsidR="00AE388D">
          <w:t xml:space="preserve">the instrumental </w:t>
        </w:r>
      </w:ins>
      <w:del w:id="494" w:author="Author">
        <w:r w:rsidDel="00AE388D">
          <w:delText xml:space="preserve">our </w:delText>
        </w:r>
      </w:del>
      <w:r>
        <w:t xml:space="preserve">mjPR record back 150 years. Figure </w:t>
      </w:r>
      <w:hyperlink w:anchor="x1-901712" w:history="1">
        <w:r>
          <w:rPr>
            <w:rStyle w:val="Hyperlink"/>
          </w:rPr>
          <w:t>12</w:t>
        </w:r>
      </w:hyperlink>
      <w:r>
        <w:t xml:space="preserve"> shows a plot of the reconstruction and the associated uncertainty as described by the 95 % quantiles for the 1750-1981 period as well as the available averaged May-June precipitation data. </w:t>
      </w:r>
      <w:commentRangeStart w:id="495"/>
      <w:r>
        <w:t>The periodogram shows peaks with significant power at approximately</w:t>
      </w:r>
      <w:commentRangeStart w:id="496"/>
      <w:r>
        <w:t xml:space="preserve">, </w:t>
      </w:r>
      <w:ins w:id="497" w:author="Author">
        <w:r w:rsidR="00E957B5">
          <w:t xml:space="preserve">4 and 11 </w:t>
        </w:r>
      </w:ins>
      <w:del w:id="498" w:author="Author">
        <w:r w:rsidDel="00E957B5">
          <w:delText xml:space="preserve">8, 11, and 25.7 </w:delText>
        </w:r>
      </w:del>
      <w:r>
        <w:t xml:space="preserve">years </w:t>
      </w:r>
      <w:commentRangeStart w:id="499"/>
      <w:r w:rsidR="00430AAC">
        <w:fldChar w:fldCharType="begin"/>
      </w:r>
      <w:r w:rsidR="00430AAC">
        <w:instrText xml:space="preserve"> HYPERLINK \l "x1-901813" </w:instrText>
      </w:r>
      <w:r w:rsidR="00430AAC">
        <w:fldChar w:fldCharType="separate"/>
      </w:r>
      <w:r>
        <w:rPr>
          <w:rStyle w:val="Hyperlink"/>
        </w:rPr>
        <w:t>13</w:t>
      </w:r>
      <w:r w:rsidR="00430AAC">
        <w:rPr>
          <w:rStyle w:val="Hyperlink"/>
        </w:rPr>
        <w:fldChar w:fldCharType="end"/>
      </w:r>
      <w:commentRangeEnd w:id="499"/>
      <w:r w:rsidR="00EC5C58">
        <w:rPr>
          <w:rStyle w:val="CommentReference"/>
        </w:rPr>
        <w:commentReference w:id="499"/>
      </w:r>
      <w:commentRangeEnd w:id="496"/>
      <w:r w:rsidR="00E957B5">
        <w:rPr>
          <w:rStyle w:val="CommentReference"/>
        </w:rPr>
        <w:commentReference w:id="496"/>
      </w:r>
      <w:r>
        <w:t xml:space="preserve">. </w:t>
      </w:r>
      <w:commentRangeEnd w:id="495"/>
      <w:r w:rsidR="00AE388D">
        <w:rPr>
          <w:rStyle w:val="CommentReference"/>
        </w:rPr>
        <w:commentReference w:id="495"/>
      </w:r>
    </w:p>
    <w:p w14:paraId="4C7909C6" w14:textId="3566D264" w:rsidR="00536E10" w:rsidRDefault="007406EA" w:rsidP="009F0F94">
      <w:pPr>
        <w:pStyle w:val="noindent"/>
        <w:spacing w:line="360" w:lineRule="auto"/>
        <w:jc w:val="both"/>
      </w:pPr>
      <w:commentRangeStart w:id="500"/>
      <w:r>
        <w:t xml:space="preserve">The precipitation reconstruction was compared to other regional precipitation and drought reconstructions as external validation. For the </w:t>
      </w:r>
      <w:ins w:id="501" w:author="Author">
        <w:r w:rsidR="00EC5C58">
          <w:t>s</w:t>
        </w:r>
      </w:ins>
      <w:del w:id="502" w:author="Author">
        <w:r w:rsidDel="00EC5C58">
          <w:delText>S</w:delText>
        </w:r>
      </w:del>
      <w:r>
        <w:t>outh</w:t>
      </w:r>
      <w:ins w:id="503" w:author="Author">
        <w:r w:rsidR="00EC5C58">
          <w:t>e</w:t>
        </w:r>
      </w:ins>
      <w:del w:id="504" w:author="Author">
        <w:r w:rsidDel="00EC5C58">
          <w:delText>-E</w:delText>
        </w:r>
      </w:del>
      <w:r>
        <w:t>astern US we identified a total of six published reconstructions that were used for comparison. Out of these six, two were drought reconstructions. The first was obtained from the North American Drought Atlas [</w:t>
      </w:r>
      <w:hyperlink w:anchor="Xcook1999drought" w:history="1">
        <w:r>
          <w:rPr>
            <w:rStyle w:val="Hyperlink"/>
          </w:rPr>
          <w:t>9</w:t>
        </w:r>
      </w:hyperlink>
      <w:r>
        <w:t xml:space="preserve">] which is a gridded reconstruction of annual PDSI values based on the months of June through August, </w:t>
      </w:r>
      <w:ins w:id="505" w:author="Author">
        <w:r w:rsidR="00EC5C58">
          <w:t>and</w:t>
        </w:r>
      </w:ins>
      <w:del w:id="506" w:author="Author">
        <w:r w:rsidDel="00EC5C58">
          <w:delText>while</w:delText>
        </w:r>
      </w:del>
      <w:r>
        <w:t xml:space="preserve"> the second is a July PDSI reconstruction for Virginia and North Carolinian coastal regions dev</w:t>
      </w:r>
      <w:ins w:id="507" w:author="Author">
        <w:r w:rsidR="00EC5C58">
          <w:t>e</w:t>
        </w:r>
      </w:ins>
      <w:r>
        <w:t>loped by Stahle and Cleaveland [</w:t>
      </w:r>
      <w:hyperlink w:anchor="Xstahle1998lost" w:history="1">
        <w:r>
          <w:rPr>
            <w:rStyle w:val="Hyperlink"/>
          </w:rPr>
          <w:t>17</w:t>
        </w:r>
      </w:hyperlink>
      <w:r>
        <w:t xml:space="preserve">]. The remaining four reconstructions identified for comparison were precipitation reconstructions. The first set were developed by Stahle and Cleaveland for the North Carolina (NC), South Carolina (SC), and Georgia (GA) regions for the </w:t>
      </w:r>
      <w:r>
        <w:lastRenderedPageBreak/>
        <w:t>months of April though June for NC and March through June for SC and GA [</w:t>
      </w:r>
      <w:hyperlink w:anchor="Xstahle1992reconstruction" w:history="1">
        <w:r>
          <w:rPr>
            <w:rStyle w:val="Hyperlink"/>
          </w:rPr>
          <w:t>18</w:t>
        </w:r>
      </w:hyperlink>
      <w:r>
        <w:t xml:space="preserve">]. The </w:t>
      </w:r>
      <w:ins w:id="508" w:author="Author">
        <w:r w:rsidR="00EC5C58">
          <w:t>last</w:t>
        </w:r>
      </w:ins>
      <w:del w:id="509" w:author="Author">
        <w:r w:rsidDel="00EC5C58">
          <w:delText>second</w:delText>
        </w:r>
      </w:del>
      <w:r>
        <w:t xml:space="preserve"> precipitation reconstruction for early summer anomalies was developed by Druckenbrod [</w:t>
      </w:r>
      <w:hyperlink w:anchor="Xdruckenbrod2003late" w:history="1">
        <w:r>
          <w:rPr>
            <w:rStyle w:val="Hyperlink"/>
          </w:rPr>
          <w:t>19</w:t>
        </w:r>
      </w:hyperlink>
      <w:r>
        <w:t xml:space="preserve">]. </w:t>
      </w:r>
      <w:commentRangeEnd w:id="500"/>
      <w:r w:rsidR="00EC5C58">
        <w:rPr>
          <w:rStyle w:val="CommentReference"/>
        </w:rPr>
        <w:commentReference w:id="500"/>
      </w:r>
    </w:p>
    <w:p w14:paraId="5A78C320" w14:textId="656DC776" w:rsidR="00536E10" w:rsidRDefault="007406EA" w:rsidP="009F0F94">
      <w:pPr>
        <w:pStyle w:val="noindent"/>
        <w:spacing w:line="360" w:lineRule="auto"/>
        <w:jc w:val="both"/>
      </w:pPr>
      <w:r>
        <w:t xml:space="preserve">Our reconstruction </w:t>
      </w:r>
      <w:del w:id="510" w:author="Author">
        <w:r w:rsidDel="00EC5C58">
          <w:delText xml:space="preserve">significantly </w:delText>
        </w:r>
      </w:del>
      <w:r>
        <w:t xml:space="preserve">correlated </w:t>
      </w:r>
      <w:ins w:id="511" w:author="Author">
        <w:r w:rsidR="00EC5C58">
          <w:t xml:space="preserve">significantly positively </w:t>
        </w:r>
      </w:ins>
      <w:r>
        <w:t xml:space="preserve">with three of the six </w:t>
      </w:r>
      <w:del w:id="512" w:author="Author">
        <w:r w:rsidDel="00EC5C58">
          <w:delText>published chronologies</w:delText>
        </w:r>
      </w:del>
      <w:ins w:id="513" w:author="Author">
        <w:r w:rsidR="00EC5C58">
          <w:t>reconstructions (Fig. X)</w:t>
        </w:r>
      </w:ins>
      <w:r>
        <w:t xml:space="preserve">. The </w:t>
      </w:r>
      <w:del w:id="514" w:author="Author">
        <w:r w:rsidDel="00EC5C58">
          <w:delText xml:space="preserve">highest </w:delText>
        </w:r>
      </w:del>
      <w:ins w:id="515" w:author="Author">
        <w:r w:rsidR="00EC5C58">
          <w:t xml:space="preserve">strongest </w:t>
        </w:r>
      </w:ins>
      <w:r>
        <w:t>correlation was found between our averaged mjPR reconstruction and the Cook NADA PDSI (</w:t>
      </w:r>
      <w:ins w:id="516" w:author="Author">
        <w:r w:rsidR="00EC5C58">
          <w:t>r=</w:t>
        </w:r>
      </w:ins>
      <w:r>
        <w:t>0.643</w:t>
      </w:r>
      <w:ins w:id="517" w:author="Author">
        <w:r w:rsidR="00EC5C58">
          <w:t>, p&lt;…</w:t>
        </w:r>
      </w:ins>
      <w:r>
        <w:t>), followed by the Druckenbrod early summer precipitation anomalies reconstruction (0.382), and the Stahle and Cleaveland NC averaged AMJ precipitation reconstruction(0.241) (see table </w:t>
      </w:r>
      <w:hyperlink w:anchor="x1-90004" w:history="1">
        <w:r>
          <w:rPr>
            <w:rStyle w:val="Hyperlink"/>
          </w:rPr>
          <w:t>4</w:t>
        </w:r>
      </w:hyperlink>
      <w:r>
        <w:t xml:space="preserve">). </w:t>
      </w:r>
      <w:ins w:id="518" w:author="Author">
        <w:r w:rsidR="00EC5C58">
          <w:tab/>
          <w:t>It is important to mention the length of these reconstructions.  Are they all longer than our reconstruction, i.e., are all comparisons over the full length of our reconstruction?</w:t>
        </w:r>
      </w:ins>
    </w:p>
    <w:p w14:paraId="65E2866D" w14:textId="77777777" w:rsidR="00536E10" w:rsidRDefault="007406EA" w:rsidP="009F0F94">
      <w:pPr>
        <w:pStyle w:val="Heading3"/>
        <w:spacing w:line="360" w:lineRule="auto"/>
        <w:jc w:val="both"/>
        <w:rPr>
          <w:rFonts w:eastAsia="Times New Roman"/>
        </w:rPr>
      </w:pPr>
      <w:r>
        <w:rPr>
          <w:rStyle w:val="titlemark"/>
          <w:rFonts w:eastAsia="Times New Roman"/>
        </w:rPr>
        <w:t xml:space="preserve">4 </w:t>
      </w:r>
      <w:r>
        <w:rPr>
          <w:rFonts w:eastAsia="Times New Roman"/>
        </w:rPr>
        <w:t>Discussion</w:t>
      </w:r>
    </w:p>
    <w:p w14:paraId="61BE0635" w14:textId="0B0D57A2" w:rsidR="00264A2A" w:rsidRDefault="00264A2A" w:rsidP="009F0F94">
      <w:pPr>
        <w:pStyle w:val="noindent"/>
        <w:spacing w:line="360" w:lineRule="auto"/>
        <w:jc w:val="both"/>
        <w:rPr>
          <w:ins w:id="519" w:author="Author"/>
        </w:rPr>
      </w:pPr>
      <w:ins w:id="520" w:author="Author">
        <w:r>
          <w:t>general structure of discussion:</w:t>
        </w:r>
      </w:ins>
    </w:p>
    <w:p w14:paraId="54DD3A8D" w14:textId="7DE6CD10" w:rsidR="002A2FD6" w:rsidRDefault="00264A2A" w:rsidP="00683B5F">
      <w:pPr>
        <w:pStyle w:val="noindent"/>
        <w:numPr>
          <w:ilvl w:val="0"/>
          <w:numId w:val="2"/>
        </w:numPr>
        <w:spacing w:line="360" w:lineRule="auto"/>
        <w:jc w:val="both"/>
        <w:rPr>
          <w:ins w:id="521" w:author="Author"/>
        </w:rPr>
        <w:pPrChange w:id="522" w:author="Author">
          <w:pPr>
            <w:pStyle w:val="noindent"/>
            <w:spacing w:line="360" w:lineRule="auto"/>
            <w:jc w:val="both"/>
          </w:pPr>
        </w:pPrChange>
      </w:pPr>
      <w:ins w:id="523" w:author="Author">
        <w:del w:id="524" w:author="Author">
          <w:r w:rsidDel="002A2FD6">
            <w:delText xml:space="preserve">1. </w:delText>
          </w:r>
        </w:del>
        <w:r>
          <w:t>climate signal in our BM chronology.  How does this correspond with th literature? What have other researchers found for E US oaks?</w:t>
        </w:r>
        <w:r w:rsidR="00996934">
          <w:t xml:space="preserve"> Include closed canopy discussion here.</w:t>
        </w:r>
        <w:bookmarkStart w:id="525" w:name="_GoBack"/>
        <w:bookmarkEnd w:id="525"/>
      </w:ins>
    </w:p>
    <w:p w14:paraId="125BFA1F" w14:textId="084A0441" w:rsidR="002A2FD6" w:rsidRDefault="002A2FD6" w:rsidP="00683B5F">
      <w:pPr>
        <w:pStyle w:val="noindent"/>
        <w:numPr>
          <w:ilvl w:val="0"/>
          <w:numId w:val="2"/>
        </w:numPr>
        <w:spacing w:line="360" w:lineRule="auto"/>
        <w:jc w:val="both"/>
        <w:rPr>
          <w:ins w:id="526" w:author="Author"/>
        </w:rPr>
        <w:pPrChange w:id="527" w:author="Author">
          <w:pPr>
            <w:pStyle w:val="noindent"/>
            <w:spacing w:line="360" w:lineRule="auto"/>
            <w:jc w:val="both"/>
          </w:pPr>
        </w:pPrChange>
      </w:pPr>
      <w:ins w:id="528" w:author="Author">
        <w:r>
          <w:t>Increasing strength of BM climate signal by applying PCA including nearby chro</w:t>
        </w:r>
        <w:r w:rsidR="004F39E5">
          <w:t>ns</w:t>
        </w:r>
        <w:r w:rsidR="00AB13B3">
          <w:t xml:space="preserve">.  </w:t>
        </w:r>
        <w:r w:rsidR="00AB13B3">
          <w:t>What is the spatial pattern of the</w:t>
        </w:r>
        <w:r w:rsidR="00AB13B3">
          <w:t xml:space="preserve"> precipitation relationship? Can this spatial pattern be explained? (Fig. 5)</w:t>
        </w:r>
      </w:ins>
    </w:p>
    <w:p w14:paraId="07DEED4D" w14:textId="091F87C0" w:rsidR="004F39E5" w:rsidRDefault="004F39E5" w:rsidP="00683B5F">
      <w:pPr>
        <w:pStyle w:val="noindent"/>
        <w:numPr>
          <w:ilvl w:val="0"/>
          <w:numId w:val="2"/>
        </w:numPr>
        <w:spacing w:line="360" w:lineRule="auto"/>
        <w:jc w:val="both"/>
        <w:rPr>
          <w:ins w:id="529" w:author="Author"/>
        </w:rPr>
        <w:pPrChange w:id="530" w:author="Author">
          <w:pPr>
            <w:pStyle w:val="noindent"/>
            <w:spacing w:line="360" w:lineRule="auto"/>
            <w:jc w:val="both"/>
          </w:pPr>
        </w:pPrChange>
      </w:pPr>
      <w:ins w:id="531" w:author="Author">
        <w:r>
          <w:t>WHAT ARE THE CHARACTERISTICS OF OUR RECONSTRUCTION? WHAT WERE THE DRIER/WETTER PERIODS IN THIS REGION? HOW WELL DOES THE RECONSTRUCTION REFLECT INDIVIDUAL EXTREME YEARS IN THE INSTRUMENTAL PERIOD? CAN YOU FIND ANY REFERENCES IN THE LITERATURE THAT CONFIRM WET/DRY PERIODS IN OUR RECONSTRUCTION?</w:t>
        </w:r>
        <w:r w:rsidR="005864D1">
          <w:t xml:space="preserve"> </w:t>
        </w:r>
      </w:ins>
    </w:p>
    <w:p w14:paraId="21C78DC7" w14:textId="39613A7A" w:rsidR="004F39E5" w:rsidRDefault="004F39E5" w:rsidP="00683B5F">
      <w:pPr>
        <w:pStyle w:val="noindent"/>
        <w:numPr>
          <w:ilvl w:val="0"/>
          <w:numId w:val="2"/>
        </w:numPr>
        <w:spacing w:line="360" w:lineRule="auto"/>
        <w:jc w:val="both"/>
        <w:rPr>
          <w:ins w:id="532" w:author="Author"/>
        </w:rPr>
        <w:pPrChange w:id="533" w:author="Author">
          <w:pPr>
            <w:pStyle w:val="noindent"/>
            <w:spacing w:line="360" w:lineRule="auto"/>
            <w:jc w:val="both"/>
          </w:pPr>
        </w:pPrChange>
      </w:pPr>
      <w:ins w:id="534" w:author="Author">
        <w:r>
          <w:t>COMPARISON WITH OTHERRECONS (TABLE 4): SIMILARITIES (!) AND DIFFERENCES.  APPARENTLY, RECONS (NOT JUST OURS) DIFFER QUITE A LOT AMONGST EACH OTHER, THIS IS WORTH DISCUSSING</w:t>
        </w:r>
      </w:ins>
    </w:p>
    <w:p w14:paraId="26417CE6" w14:textId="2A65FAF3" w:rsidR="004F39E5" w:rsidRDefault="004F39E5" w:rsidP="00683B5F">
      <w:pPr>
        <w:pStyle w:val="noindent"/>
        <w:numPr>
          <w:ilvl w:val="0"/>
          <w:numId w:val="2"/>
        </w:numPr>
        <w:spacing w:line="360" w:lineRule="auto"/>
        <w:jc w:val="both"/>
        <w:rPr>
          <w:ins w:id="535" w:author="Author"/>
        </w:rPr>
        <w:pPrChange w:id="536" w:author="Author">
          <w:pPr>
            <w:pStyle w:val="noindent"/>
            <w:spacing w:line="360" w:lineRule="auto"/>
            <w:jc w:val="both"/>
          </w:pPr>
        </w:pPrChange>
      </w:pPr>
      <w:ins w:id="537" w:author="Author">
        <w:r>
          <w:t xml:space="preserve">RESULTS OF THE SPECTRAL ANALYSIS: </w:t>
        </w:r>
        <w:r w:rsidR="00E957B5">
          <w:t xml:space="preserve">what is the potential meaning of the 4 and 11 year cycles? 11 years: sunspots.  Sunspots have a well known influence on </w:t>
        </w:r>
        <w:r w:rsidR="00E957B5">
          <w:lastRenderedPageBreak/>
          <w:t>precipitation.  Try and find some references there.  4 years: maybe ENSO? Do we know anything about influence of ENSO on precip in our region? Any other options?</w:t>
        </w:r>
      </w:ins>
    </w:p>
    <w:p w14:paraId="3E4C01B4" w14:textId="5F2EF773" w:rsidR="00536E10" w:rsidDel="00023952" w:rsidRDefault="007406EA" w:rsidP="009F0F94">
      <w:pPr>
        <w:pStyle w:val="noindent"/>
        <w:spacing w:line="360" w:lineRule="auto"/>
        <w:jc w:val="both"/>
        <w:rPr>
          <w:del w:id="538" w:author="Author"/>
        </w:rPr>
      </w:pPr>
      <w:r>
        <w:t xml:space="preserve">In this study, we </w:t>
      </w:r>
      <w:ins w:id="539" w:author="Author">
        <w:r w:rsidR="00023952">
          <w:t>investigated</w:t>
        </w:r>
      </w:ins>
      <w:del w:id="540" w:author="Author">
        <w:r w:rsidDel="00023952">
          <w:delText>questioned</w:delText>
        </w:r>
      </w:del>
      <w:r>
        <w:t xml:space="preserve"> the relationship between climate and annual radial growth of </w:t>
      </w:r>
      <w:r w:rsidRPr="00BD2F36">
        <w:rPr>
          <w:i/>
          <w:rPrChange w:id="541" w:author="Author">
            <w:rPr/>
          </w:rPrChange>
        </w:rPr>
        <w:t>Quercus prinus</w:t>
      </w:r>
      <w:r>
        <w:t xml:space="preserve"> growing at a closed canopy site in the </w:t>
      </w:r>
      <w:ins w:id="542" w:author="Author">
        <w:r w:rsidR="00BD2F36">
          <w:t>s</w:t>
        </w:r>
      </w:ins>
      <w:del w:id="543" w:author="Author">
        <w:r w:rsidDel="00BD2F36">
          <w:delText>S</w:delText>
        </w:r>
      </w:del>
      <w:r>
        <w:t>outh</w:t>
      </w:r>
      <w:ins w:id="544" w:author="Author">
        <w:r w:rsidR="00BD2F36">
          <w:t>e</w:t>
        </w:r>
      </w:ins>
      <w:del w:id="545" w:author="Author">
        <w:r w:rsidDel="00BD2F36">
          <w:delText>-E</w:delText>
        </w:r>
      </w:del>
      <w:r>
        <w:t xml:space="preserve">astern US. After removing the portion of the signal </w:t>
      </w:r>
      <w:del w:id="546" w:author="Author">
        <w:r w:rsidDel="00023952">
          <w:delText>which we</w:delText>
        </w:r>
      </w:del>
      <w:ins w:id="547" w:author="Author">
        <w:r w:rsidR="00023952">
          <w:t>that can be</w:t>
        </w:r>
      </w:ins>
      <w:r>
        <w:t xml:space="preserve"> attribute</w:t>
      </w:r>
      <w:ins w:id="548" w:author="Author">
        <w:r w:rsidR="00023952">
          <w:t>d</w:t>
        </w:r>
      </w:ins>
      <w:r>
        <w:t xml:space="preserve"> to stand dynamics</w:t>
      </w:r>
      <w:ins w:id="549" w:author="Author">
        <w:r w:rsidR="00023952">
          <w:t xml:space="preserve"> and intrinsic age trends</w:t>
        </w:r>
      </w:ins>
      <w:r>
        <w:t xml:space="preserve">, we found </w:t>
      </w:r>
      <w:del w:id="550" w:author="Author">
        <w:r w:rsidDel="00023952">
          <w:delText>a</w:delText>
        </w:r>
      </w:del>
      <w:r>
        <w:t xml:space="preserve"> that the </w:t>
      </w:r>
      <w:ins w:id="551" w:author="Author">
        <w:r w:rsidR="00023952">
          <w:t xml:space="preserve">BM </w:t>
        </w:r>
      </w:ins>
      <w:r>
        <w:t xml:space="preserve">chronology </w:t>
      </w:r>
      <w:del w:id="552" w:author="Author">
        <w:r w:rsidDel="00023952">
          <w:delText xml:space="preserve">from the BM site </w:delText>
        </w:r>
      </w:del>
      <w:r>
        <w:t xml:space="preserve">was most </w:t>
      </w:r>
      <w:del w:id="553" w:author="Author">
        <w:r w:rsidDel="00023952">
          <w:delText xml:space="preserve">highly </w:delText>
        </w:r>
      </w:del>
      <w:ins w:id="554" w:author="Author">
        <w:r w:rsidR="00023952">
          <w:t xml:space="preserve">strongly </w:t>
        </w:r>
      </w:ins>
      <w:r>
        <w:t xml:space="preserve">positively </w:t>
      </w:r>
      <w:commentRangeStart w:id="555"/>
      <w:del w:id="556" w:author="Author">
        <w:r w:rsidDel="00023952">
          <w:delText>correlated with</w:delText>
        </w:r>
      </w:del>
      <w:ins w:id="557" w:author="Author">
        <w:r w:rsidR="00023952">
          <w:t>influenced by</w:t>
        </w:r>
      </w:ins>
      <w:r>
        <w:t xml:space="preserve"> early </w:t>
      </w:r>
      <w:commentRangeEnd w:id="555"/>
      <w:r w:rsidR="00023952">
        <w:rPr>
          <w:rStyle w:val="CommentReference"/>
        </w:rPr>
        <w:commentReference w:id="555"/>
      </w:r>
      <w:r>
        <w:t>summer (May through July) moisture from the year of ring formation.</w:t>
      </w:r>
      <w:del w:id="558" w:author="Author">
        <w:r w:rsidDel="00023952">
          <w:delText xml:space="preserve"> In particular, we found high correlations between the BM chronology and averaged mjPR and averaged jjPDSI</w:delText>
        </w:r>
      </w:del>
      <w:r>
        <w:t xml:space="preserve">. </w:t>
      </w:r>
      <w:commentRangeStart w:id="559"/>
      <w:r>
        <w:t>Although the correlation between these early summer moisture measurements and the BM chronology were significant, we found that this relationship was not sta</w:t>
      </w:r>
      <w:ins w:id="560" w:author="Author">
        <w:r w:rsidR="00023952">
          <w:t>t</w:t>
        </w:r>
      </w:ins>
      <w:r>
        <w:t xml:space="preserve">ionary, as indicated by an analysis of reconstruction statisitics such as the RE and CE. </w:t>
      </w:r>
      <w:commentRangeEnd w:id="559"/>
      <w:r w:rsidR="00023952">
        <w:rPr>
          <w:rStyle w:val="CommentReference"/>
        </w:rPr>
        <w:commentReference w:id="559"/>
      </w:r>
      <w:r>
        <w:t xml:space="preserve">To isolate and strengthen the moisture-growth relationship component of the BM chronology we performed a nested principal component analysis on regional </w:t>
      </w:r>
      <w:r>
        <w:rPr>
          <w:rStyle w:val="pplri9e-x-x-1091"/>
        </w:rPr>
        <w:t xml:space="preserve">Qercus </w:t>
      </w:r>
      <w:r>
        <w:t xml:space="preserve">chronologies that also showed significant correlations with early summer moisture. </w:t>
      </w:r>
      <w:commentRangeStart w:id="561"/>
      <w:r>
        <w:t xml:space="preserve">The first principal component explained much of the variation, and was more highly correlated with moisture (both with mjPR and jjPDSI). </w:t>
      </w:r>
      <w:commentRangeEnd w:id="561"/>
      <w:r w:rsidR="00023952">
        <w:rPr>
          <w:rStyle w:val="CommentReference"/>
        </w:rPr>
        <w:commentReference w:id="561"/>
      </w:r>
    </w:p>
    <w:p w14:paraId="2BD6222D" w14:textId="77777777" w:rsidR="00023952" w:rsidRDefault="00023952" w:rsidP="009F0F94">
      <w:pPr>
        <w:pStyle w:val="noindent"/>
        <w:spacing w:line="360" w:lineRule="auto"/>
        <w:jc w:val="both"/>
        <w:rPr>
          <w:ins w:id="562" w:author="Author"/>
        </w:rPr>
      </w:pPr>
    </w:p>
    <w:p w14:paraId="04EA24C5" w14:textId="5627BC97" w:rsidR="00536E10" w:rsidRDefault="00023952" w:rsidP="009F0F94">
      <w:pPr>
        <w:pStyle w:val="noindent"/>
        <w:spacing w:line="360" w:lineRule="auto"/>
        <w:jc w:val="both"/>
      </w:pPr>
      <w:ins w:id="563" w:author="Author">
        <w:r>
          <w:t xml:space="preserve">Similar </w:t>
        </w:r>
      </w:ins>
      <w:del w:id="564" w:author="Author">
        <w:r w:rsidR="007406EA" w:rsidDel="00023952">
          <w:delText xml:space="preserve">These </w:delText>
        </w:r>
      </w:del>
      <w:r w:rsidR="007406EA">
        <w:t>climate</w:t>
      </w:r>
      <w:ins w:id="565" w:author="Author">
        <w:r>
          <w:t>-growth relationships</w:t>
        </w:r>
      </w:ins>
      <w:del w:id="566" w:author="Author">
        <w:r w:rsidR="007406EA" w:rsidDel="00023952">
          <w:delText xml:space="preserve"> correlation patterns</w:delText>
        </w:r>
      </w:del>
      <w:r w:rsidR="007406EA">
        <w:t xml:space="preserve"> </w:t>
      </w:r>
      <w:del w:id="567" w:author="Author">
        <w:r w:rsidR="007406EA" w:rsidDel="00023952">
          <w:delText xml:space="preserve">in oak </w:delText>
        </w:r>
      </w:del>
      <w:r w:rsidR="007406EA">
        <w:t xml:space="preserve">have been identified </w:t>
      </w:r>
      <w:ins w:id="568" w:author="Author">
        <w:r>
          <w:t>in</w:t>
        </w:r>
      </w:ins>
      <w:del w:id="569" w:author="Author">
        <w:r w:rsidR="007406EA" w:rsidDel="00023952">
          <w:delText>by</w:delText>
        </w:r>
      </w:del>
      <w:r w:rsidR="007406EA">
        <w:t xml:space="preserve"> previous </w:t>
      </w:r>
      <w:ins w:id="570" w:author="Author">
        <w:r>
          <w:t xml:space="preserve">oak </w:t>
        </w:r>
      </w:ins>
      <w:r w:rsidR="007406EA">
        <w:t xml:space="preserve">studies in the </w:t>
      </w:r>
      <w:ins w:id="571" w:author="Author">
        <w:r>
          <w:t>n</w:t>
        </w:r>
      </w:ins>
      <w:del w:id="572" w:author="Author">
        <w:r w:rsidR="007406EA" w:rsidDel="00023952">
          <w:delText>N</w:delText>
        </w:r>
      </w:del>
      <w:r w:rsidR="007406EA">
        <w:t>orth</w:t>
      </w:r>
      <w:ins w:id="573" w:author="Author">
        <w:r>
          <w:t>d</w:t>
        </w:r>
      </w:ins>
      <w:del w:id="574" w:author="Author">
        <w:r w:rsidR="007406EA" w:rsidDel="00023952">
          <w:delText>-E</w:delText>
        </w:r>
      </w:del>
      <w:r w:rsidR="007406EA">
        <w:t>astern US [</w:t>
      </w:r>
      <w:hyperlink w:anchor="Xspeer2009climate" w:history="1">
        <w:r w:rsidR="007406EA">
          <w:rPr>
            <w:rStyle w:val="Hyperlink"/>
          </w:rPr>
          <w:t>11</w:t>
        </w:r>
      </w:hyperlink>
      <w:r w:rsidR="007406EA">
        <w:t>, </w:t>
      </w:r>
      <w:hyperlink w:anchor="Xli2011dendroclimatic" w:history="1">
        <w:r w:rsidR="007406EA">
          <w:rPr>
            <w:rStyle w:val="Hyperlink"/>
          </w:rPr>
          <w:t>20</w:t>
        </w:r>
      </w:hyperlink>
      <w:r w:rsidR="007406EA">
        <w:t xml:space="preserve">] and can be explained by the ecophysiological mechanisms. Radial growth of oak species typically </w:t>
      </w:r>
      <w:ins w:id="575" w:author="Author">
        <w:r>
          <w:t>start</w:t>
        </w:r>
      </w:ins>
      <w:del w:id="576" w:author="Author">
        <w:r w:rsidR="007406EA" w:rsidDel="00023952">
          <w:delText>begin</w:delText>
        </w:r>
      </w:del>
      <w:r w:rsidR="007406EA">
        <w:t>s in April or May after leaf-out, and even in wetter years is 90% complete by the end of July [</w:t>
      </w:r>
      <w:hyperlink w:anchor="Xrobertson1992factors" w:history="1">
        <w:r w:rsidR="007406EA">
          <w:rPr>
            <w:rStyle w:val="Hyperlink"/>
          </w:rPr>
          <w:t>21</w:t>
        </w:r>
      </w:hyperlink>
      <w:r w:rsidR="007406EA">
        <w:t>].</w:t>
      </w:r>
      <w:del w:id="577" w:author="Author">
        <w:r w:rsidR="007406EA" w:rsidDel="00023952">
          <w:delText xml:space="preserve"> This is explained through the understanding of the oak ecophysiological changes throughout the growing season.</w:delText>
        </w:r>
      </w:del>
      <w:r w:rsidR="007406EA">
        <w:t xml:space="preserve"> In earlier months of the growing season, carbon is allocated predominantly to radial thickening, while later in the season the focus of this allocation is shifted to carbohydrate storage [</w:t>
      </w:r>
      <w:hyperlink w:anchor="Xzweifel2006intra" w:history="1">
        <w:r w:rsidR="007406EA">
          <w:rPr>
            <w:rStyle w:val="Hyperlink"/>
          </w:rPr>
          <w:t>22</w:t>
        </w:r>
      </w:hyperlink>
      <w:r w:rsidR="007406EA">
        <w:t>]. Under severe moisture stress, carbon allocation is shifted from shoot to root, thereby decreasing the root/shoot ratio</w:t>
      </w:r>
      <w:ins w:id="578" w:author="Author">
        <w:r>
          <w:t xml:space="preserve"> (REF. Q</w:t>
        </w:r>
      </w:ins>
      <w:del w:id="579" w:author="Author">
        <w:r w:rsidR="007406EA" w:rsidDel="00023952">
          <w:delText>. Although Q</w:delText>
        </w:r>
      </w:del>
      <w:r w:rsidR="007406EA">
        <w:t>uercus prinus is considered to be more tolerant to drought stress than other oak</w:t>
      </w:r>
      <w:ins w:id="580" w:author="Author">
        <w:r>
          <w:t xml:space="preserve"> species</w:t>
        </w:r>
      </w:ins>
      <w:del w:id="581" w:author="Author">
        <w:r w:rsidR="007406EA" w:rsidDel="00023952">
          <w:delText>s</w:delText>
        </w:r>
      </w:del>
      <w:r w:rsidR="007406EA">
        <w:t xml:space="preserve"> and exhibits several morphological adaptations in order to better cope with these moisture stress events [</w:t>
      </w:r>
      <w:hyperlink w:anchor="Xdickson1996oak" w:history="1">
        <w:r w:rsidR="007406EA">
          <w:rPr>
            <w:rStyle w:val="Hyperlink"/>
          </w:rPr>
          <w:t>23</w:t>
        </w:r>
      </w:hyperlink>
      <w:r w:rsidR="007406EA">
        <w:t xml:space="preserve">], </w:t>
      </w:r>
      <w:ins w:id="582" w:author="Author">
        <w:r>
          <w:t xml:space="preserve">but </w:t>
        </w:r>
      </w:ins>
      <w:r w:rsidR="007406EA">
        <w:t xml:space="preserve">we found that its radial growth was </w:t>
      </w:r>
      <w:del w:id="583" w:author="Author">
        <w:r w:rsidR="007406EA" w:rsidDel="00023952">
          <w:delText>still highly correlated with</w:delText>
        </w:r>
      </w:del>
      <w:ins w:id="584" w:author="Author">
        <w:r>
          <w:t>strongly influenced by</w:t>
        </w:r>
      </w:ins>
      <w:r w:rsidR="007406EA">
        <w:t xml:space="preserve"> moisture</w:t>
      </w:r>
      <w:ins w:id="585" w:author="Author">
        <w:r>
          <w:t xml:space="preserve"> availability</w:t>
        </w:r>
      </w:ins>
      <w:r w:rsidR="007406EA">
        <w:t xml:space="preserve">. This suggests that in years with inadequate moisture, radial </w:t>
      </w:r>
      <w:ins w:id="586" w:author="Author">
        <w:r>
          <w:t>growth</w:t>
        </w:r>
      </w:ins>
      <w:del w:id="587" w:author="Author">
        <w:r w:rsidR="007406EA" w:rsidDel="00023952">
          <w:delText>size increase</w:delText>
        </w:r>
      </w:del>
      <w:r w:rsidR="007406EA">
        <w:t xml:space="preserve"> is no</w:t>
      </w:r>
      <w:ins w:id="588" w:author="Author">
        <w:r>
          <w:t>t</w:t>
        </w:r>
      </w:ins>
      <w:del w:id="589" w:author="Author">
        <w:r w:rsidR="007406EA" w:rsidDel="00023952">
          <w:delText xml:space="preserve"> longer</w:delText>
        </w:r>
      </w:del>
      <w:r w:rsidR="007406EA">
        <w:t xml:space="preserve"> a priority, and carbon allocation is likely focus</w:t>
      </w:r>
      <w:del w:id="590" w:author="Author">
        <w:r w:rsidR="007406EA" w:rsidDel="00023952">
          <w:delText>s</w:delText>
        </w:r>
      </w:del>
      <w:r w:rsidR="007406EA">
        <w:t xml:space="preserve">ed on maintenance or root development. </w:t>
      </w:r>
    </w:p>
    <w:p w14:paraId="25914CE5" w14:textId="50CA120B" w:rsidR="00536E10" w:rsidRDefault="007406EA" w:rsidP="009F0F94">
      <w:pPr>
        <w:pStyle w:val="noindent"/>
        <w:spacing w:line="360" w:lineRule="auto"/>
        <w:jc w:val="both"/>
      </w:pPr>
      <w:commentRangeStart w:id="591"/>
      <w:r>
        <w:t xml:space="preserve">Reconstruction accuracy statistics showed that although both the early and late calibration periods had RE and CE values greater than 0, the later calibration period (1941-1981) had overall better ability to predict throughout the entire time period for which their was </w:t>
      </w:r>
      <w:ins w:id="592" w:author="Author">
        <w:r w:rsidR="004F39E5">
          <w:t>instrumental</w:t>
        </w:r>
      </w:ins>
      <w:del w:id="593" w:author="Author">
        <w:r w:rsidDel="004F39E5">
          <w:delText>weather</w:delText>
        </w:r>
      </w:del>
      <w:r>
        <w:t xml:space="preserve"> data </w:t>
      </w:r>
      <w:r>
        <w:lastRenderedPageBreak/>
        <w:t xml:space="preserve">available. These positive statistics suggest that the relationship is </w:t>
      </w:r>
      <w:del w:id="594" w:author="Author">
        <w:r w:rsidDel="004F39E5">
          <w:delText xml:space="preserve">indeed both </w:delText>
        </w:r>
      </w:del>
      <w:r>
        <w:t xml:space="preserve">linear and stationary, at least throughout the 1901-1981 period. To increase the length of the calibration period as well as to </w:t>
      </w:r>
      <w:commentRangeStart w:id="595"/>
      <w:r>
        <w:t>use a calibration period closer in time to the time frame for which we wished to reconstruct</w:t>
      </w:r>
      <w:commentRangeEnd w:id="595"/>
      <w:r w:rsidR="004F39E5">
        <w:rPr>
          <w:rStyle w:val="CommentReference"/>
        </w:rPr>
        <w:commentReference w:id="595"/>
      </w:r>
      <w:r>
        <w:t>, we used the entire 1901-1981 portion of first principle component time series as proxy data for mjPR in our Bayesian linear model. Despite our encouraging reconstruction statistics and high correlation between the proxy and climate variable, our model fit generate</w:t>
      </w:r>
      <w:ins w:id="596" w:author="Author">
        <w:r w:rsidR="002A2FD6">
          <w:t>d</w:t>
        </w:r>
      </w:ins>
      <w:r>
        <w:t xml:space="preserve"> wide credible intervals which showed the uncertainty associated with the reconstruction. </w:t>
      </w:r>
      <w:commentRangeEnd w:id="591"/>
      <w:r w:rsidR="002A2FD6">
        <w:rPr>
          <w:rStyle w:val="CommentReference"/>
        </w:rPr>
        <w:commentReference w:id="591"/>
      </w:r>
    </w:p>
    <w:p w14:paraId="523FB0ED" w14:textId="663E355B" w:rsidR="00536E10" w:rsidRDefault="004F39E5" w:rsidP="009F0F94">
      <w:pPr>
        <w:pStyle w:val="noindent"/>
        <w:spacing w:line="360" w:lineRule="auto"/>
        <w:jc w:val="both"/>
      </w:pPr>
      <w:ins w:id="597" w:author="Author">
        <w:r>
          <w:t xml:space="preserve">Our reconstruction shows similar variability as other reconstructions of moisture variability in the southeastern US (Table 4).  The strongest similarity was found with the NADA PDSI Cook reconstruction. </w:t>
        </w:r>
      </w:ins>
      <w:commentRangeStart w:id="598"/>
      <w:del w:id="599" w:author="Author">
        <w:r w:rsidR="007406EA" w:rsidDel="004F39E5">
          <w:delText>Correlations between several other regional moisture reconstructions and our reconstructions were significant</w:delText>
        </w:r>
        <w:commentRangeEnd w:id="598"/>
        <w:r w:rsidDel="004F39E5">
          <w:rPr>
            <w:rStyle w:val="CommentReference"/>
          </w:rPr>
          <w:commentReference w:id="598"/>
        </w:r>
        <w:r w:rsidR="007406EA" w:rsidDel="004F39E5">
          <w:delText xml:space="preserve">, although the highest correlation was found between the NADA PDSI Cook reconstruction and ours (0.643). </w:delText>
        </w:r>
      </w:del>
      <w:r w:rsidR="007406EA">
        <w:t>A comparison of the relationship between these two moisture reconstructions identified two time periods in whic</w:t>
      </w:r>
      <w:del w:id="600" w:author="Author">
        <w:r w:rsidR="007406EA" w:rsidDel="004F39E5">
          <w:delText>h our</w:delText>
        </w:r>
      </w:del>
      <w:r w:rsidR="007406EA">
        <w:t xml:space="preserve"> reconstruc</w:t>
      </w:r>
      <w:ins w:id="601" w:author="Author">
        <w:r>
          <w:t>ted</w:t>
        </w:r>
      </w:ins>
      <w:del w:id="602" w:author="Author">
        <w:r w:rsidR="007406EA" w:rsidDel="004F39E5">
          <w:delText>tion</w:delText>
        </w:r>
      </w:del>
      <w:r w:rsidR="007406EA">
        <w:t xml:space="preserve"> </w:t>
      </w:r>
      <w:del w:id="603" w:author="Author">
        <w:r w:rsidR="007406EA" w:rsidDel="004F39E5">
          <w:delText xml:space="preserve">predictions </w:delText>
        </w:r>
      </w:del>
      <w:ins w:id="604" w:author="Author">
        <w:r>
          <w:t xml:space="preserve">values </w:t>
        </w:r>
      </w:ins>
      <w:r w:rsidR="007406EA">
        <w:t xml:space="preserve">were not consistent, as shown in figure </w:t>
      </w:r>
      <w:hyperlink w:anchor="x1-901914" w:history="1">
        <w:r w:rsidR="007406EA">
          <w:rPr>
            <w:rStyle w:val="Hyperlink"/>
          </w:rPr>
          <w:t>14</w:t>
        </w:r>
      </w:hyperlink>
      <w:r w:rsidR="007406EA">
        <w:t xml:space="preserve"> where the reconstruction</w:t>
      </w:r>
      <w:ins w:id="605" w:author="Author">
        <w:r>
          <w:t>s</w:t>
        </w:r>
      </w:ins>
      <w:r w:rsidR="007406EA">
        <w:t xml:space="preserve"> are standardized prior to plotting to highlight both the similarities and the discrepancies. The first anomaly occurred in 1774, which our reconstruction identified as an early summer drought. Although this year showed low moisture relative to other years in several other regional reconstructions, the suggestion of drought was not as defined. A closer examination of the chronologies on which the principal component analysis was performed revealed that this drastic departure from the mean MJ precipitation signal was propogated through the PCA by the Craig Creek chronology. Since this year was not identified as a local minimum growth year in other chronologies we assume that this drastic reduction in growth at the Craig Creek site is site-specific, and is attributed to local disturbance with a localized effect on growth. The second anomaly manifested itself during the 1853 through 1866 period, where the correlation between both the NADA reconstruction and the mjPR reconstruction becomes no longer significant as shown by a 31 year windowed correlation (see figure </w:t>
      </w:r>
      <w:hyperlink w:anchor="x1-902015" w:history="1">
        <w:r w:rsidR="007406EA">
          <w:rPr>
            <w:rStyle w:val="Hyperlink"/>
          </w:rPr>
          <w:t>15</w:t>
        </w:r>
      </w:hyperlink>
      <w:r w:rsidR="007406EA">
        <w:t>). With the goal of better understanding this anomaly, we return to the five chronologies. A plot of a 31 year windowed correlation between each of the regional oak chronologies and the NADA pdsi reconstruction shows that all five chronologies show this same pattern of reduced correlation with the NADA pdsi reconstruction during these years, as shown in figure </w:t>
      </w:r>
      <w:hyperlink w:anchor="x1-902116" w:history="1">
        <w:r w:rsidR="007406EA">
          <w:rPr>
            <w:rStyle w:val="Hyperlink"/>
          </w:rPr>
          <w:t>16</w:t>
        </w:r>
      </w:hyperlink>
      <w:r w:rsidR="007406EA">
        <w:t>. These years correspond with the persisten</w:t>
      </w:r>
      <w:ins w:id="606" w:author="Author">
        <w:r w:rsidR="00E26313">
          <w:t>t</w:t>
        </w:r>
      </w:ins>
      <w:r w:rsidR="007406EA">
        <w:t xml:space="preserve"> drought near 1860, which also coincides with a La Nina event which occured from 1855 - 1863. Although La Nina effects are typically seen on the West Coast, these events have effects on weather patterns throughout North America, and have even been </w:t>
      </w:r>
      <w:r w:rsidR="007406EA">
        <w:lastRenderedPageBreak/>
        <w:t>shown to affect the Atlantic hurricane season</w:t>
      </w:r>
      <w:ins w:id="607" w:author="Author">
        <w:r w:rsidR="00E26313">
          <w:t xml:space="preserve"> (REF)</w:t>
        </w:r>
      </w:ins>
      <w:r w:rsidR="007406EA">
        <w:t>. As opposed to being drive</w:t>
      </w:r>
      <w:ins w:id="608" w:author="Author">
        <w:r w:rsidR="00E26313">
          <w:t>n</w:t>
        </w:r>
      </w:ins>
      <w:del w:id="609" w:author="Author">
        <w:r w:rsidR="007406EA" w:rsidDel="00E26313">
          <w:delText>r</w:delText>
        </w:r>
      </w:del>
      <w:r w:rsidR="007406EA">
        <w:t xml:space="preserve"> by moisture availability, tree growth during these years was likely driven by the combination of high temperatures and low moisture availability brought on by the large-scale ocean-atmosphere phemomenon. </w:t>
      </w:r>
    </w:p>
    <w:p w14:paraId="707355BA" w14:textId="31849557" w:rsidR="00536E10" w:rsidRDefault="007406EA" w:rsidP="009F0F94">
      <w:pPr>
        <w:pStyle w:val="noindent"/>
        <w:spacing w:line="360" w:lineRule="auto"/>
        <w:jc w:val="both"/>
      </w:pPr>
      <w:r>
        <w:t>This study demonstrates that oaks in a closed-canopy forest can indeed be used to generate paleoclimatic data, although care must be taken when attempting to remove the non-climatic portion of the signal. The development of a biologically motivated trend removal algorithm is needed to improve current practices in dendroclimatology. In addition, care must be taken in closed canopy forests when attempting to use growth series as proxy records as early tree growth can be dominanted by the effects of stand competition as opposed to climatic factors</w:t>
      </w:r>
      <w:ins w:id="610" w:author="Author">
        <w:r w:rsidR="00DE5E48">
          <w:t xml:space="preserve"> (REFS)</w:t>
        </w:r>
      </w:ins>
      <w:del w:id="611" w:author="Author">
        <w:r w:rsidDel="00DE5E48">
          <w:delText>.</w:delText>
        </w:r>
      </w:del>
      <w:r>
        <w:t xml:space="preserve"> </w:t>
      </w:r>
    </w:p>
    <w:p w14:paraId="660E30B5" w14:textId="77777777" w:rsidR="007E52A3" w:rsidRDefault="007E52A3" w:rsidP="009F0F94">
      <w:pPr>
        <w:spacing w:line="360" w:lineRule="auto"/>
        <w:jc w:val="both"/>
        <w:rPr>
          <w:ins w:id="612" w:author="Author"/>
          <w:rFonts w:eastAsia="Times New Roman"/>
        </w:rPr>
      </w:pPr>
      <w:ins w:id="613" w:author="Author">
        <w:r>
          <w:rPr>
            <w:rFonts w:eastAsia="Times New Roman"/>
          </w:rPr>
          <w:t>Cyclicity?</w:t>
        </w:r>
      </w:ins>
    </w:p>
    <w:p w14:paraId="13ACB46A" w14:textId="496F7B20" w:rsidR="004343A2" w:rsidRDefault="004343A2" w:rsidP="009F0F94">
      <w:pPr>
        <w:spacing w:line="360" w:lineRule="auto"/>
        <w:jc w:val="both"/>
        <w:rPr>
          <w:rFonts w:eastAsia="Times New Roman"/>
        </w:rPr>
      </w:pPr>
      <w:del w:id="614" w:author="Author">
        <w:r w:rsidDel="007E52A3">
          <w:rPr>
            <w:rFonts w:eastAsia="Times New Roman"/>
          </w:rPr>
          <w:br w:type="page"/>
        </w:r>
      </w:del>
    </w:p>
    <w:p w14:paraId="6391F317" w14:textId="77777777" w:rsidR="00536E10" w:rsidRDefault="00536E10" w:rsidP="009F0F94">
      <w:pPr>
        <w:spacing w:line="360" w:lineRule="auto"/>
        <w:jc w:val="both"/>
        <w:divId w:val="931277208"/>
        <w:rPr>
          <w:rFonts w:eastAsia="Times New Roman"/>
        </w:rPr>
      </w:pPr>
    </w:p>
    <w:tbl>
      <w:tblPr>
        <w:tblW w:w="0" w:type="auto"/>
        <w:jc w:val="center"/>
        <w:tblCellSpacing w:w="0" w:type="dxa"/>
        <w:tblCellMar>
          <w:left w:w="0" w:type="dxa"/>
          <w:right w:w="0" w:type="dxa"/>
        </w:tblCellMar>
        <w:tblLook w:val="04A0" w:firstRow="1" w:lastRow="0" w:firstColumn="1" w:lastColumn="0" w:noHBand="0" w:noVBand="1"/>
      </w:tblPr>
      <w:tblGrid>
        <w:gridCol w:w="800"/>
        <w:gridCol w:w="1986"/>
        <w:gridCol w:w="740"/>
        <w:gridCol w:w="740"/>
        <w:gridCol w:w="967"/>
        <w:gridCol w:w="740"/>
        <w:gridCol w:w="1360"/>
        <w:gridCol w:w="2580"/>
      </w:tblGrid>
      <w:tr w:rsidR="00536E10" w14:paraId="67C12915" w14:textId="77777777">
        <w:trPr>
          <w:divId w:val="1359962832"/>
          <w:tblCellSpacing w:w="0" w:type="dxa"/>
          <w:jc w:val="center"/>
        </w:trPr>
        <w:tc>
          <w:tcPr>
            <w:tcW w:w="0" w:type="auto"/>
            <w:tcBorders>
              <w:top w:val="single" w:sz="12" w:space="0" w:color="auto"/>
              <w:bottom w:val="single" w:sz="6" w:space="0" w:color="auto"/>
            </w:tcBorders>
            <w:noWrap/>
            <w:tcMar>
              <w:top w:w="0" w:type="dxa"/>
              <w:left w:w="100" w:type="dxa"/>
              <w:bottom w:w="0" w:type="dxa"/>
              <w:right w:w="100" w:type="dxa"/>
            </w:tcMar>
            <w:vAlign w:val="bottom"/>
            <w:hideMark/>
          </w:tcPr>
          <w:p w14:paraId="7127961D" w14:textId="77777777" w:rsidR="00536E10" w:rsidRDefault="007406EA" w:rsidP="009F0F94">
            <w:pPr>
              <w:spacing w:line="360" w:lineRule="auto"/>
              <w:jc w:val="both"/>
              <w:rPr>
                <w:rFonts w:eastAsia="Times New Roman"/>
              </w:rPr>
            </w:pPr>
            <w:r>
              <w:rPr>
                <w:rFonts w:eastAsia="Times New Roman"/>
              </w:rPr>
              <w:t>Chron</w:t>
            </w:r>
          </w:p>
        </w:tc>
        <w:tc>
          <w:tcPr>
            <w:tcW w:w="0" w:type="auto"/>
            <w:tcBorders>
              <w:top w:val="single" w:sz="12" w:space="0" w:color="auto"/>
              <w:bottom w:val="single" w:sz="6" w:space="0" w:color="auto"/>
            </w:tcBorders>
            <w:noWrap/>
            <w:tcMar>
              <w:top w:w="0" w:type="dxa"/>
              <w:left w:w="100" w:type="dxa"/>
              <w:bottom w:w="0" w:type="dxa"/>
              <w:right w:w="100" w:type="dxa"/>
            </w:tcMar>
            <w:vAlign w:val="bottom"/>
            <w:hideMark/>
          </w:tcPr>
          <w:p w14:paraId="16B6D1CC" w14:textId="77777777" w:rsidR="00536E10" w:rsidRDefault="007406EA" w:rsidP="009F0F94">
            <w:pPr>
              <w:spacing w:line="360" w:lineRule="auto"/>
              <w:jc w:val="both"/>
              <w:rPr>
                <w:rFonts w:eastAsia="Times New Roman"/>
              </w:rPr>
            </w:pPr>
            <w:r>
              <w:rPr>
                <w:rFonts w:eastAsia="Times New Roman"/>
              </w:rPr>
              <w:t>Lat (N), Long (W)</w:t>
            </w:r>
          </w:p>
        </w:tc>
        <w:tc>
          <w:tcPr>
            <w:tcW w:w="0" w:type="auto"/>
            <w:tcBorders>
              <w:top w:val="single" w:sz="12" w:space="0" w:color="auto"/>
              <w:bottom w:val="single" w:sz="6" w:space="0" w:color="auto"/>
            </w:tcBorders>
            <w:noWrap/>
            <w:tcMar>
              <w:top w:w="0" w:type="dxa"/>
              <w:left w:w="100" w:type="dxa"/>
              <w:bottom w:w="0" w:type="dxa"/>
              <w:right w:w="100" w:type="dxa"/>
            </w:tcMar>
            <w:vAlign w:val="bottom"/>
            <w:hideMark/>
          </w:tcPr>
          <w:p w14:paraId="7E9B2AF0" w14:textId="77777777" w:rsidR="00536E10" w:rsidRDefault="007406EA" w:rsidP="009F0F94">
            <w:pPr>
              <w:spacing w:line="360" w:lineRule="auto"/>
              <w:jc w:val="both"/>
              <w:rPr>
                <w:rFonts w:eastAsia="Times New Roman"/>
              </w:rPr>
            </w:pPr>
            <w:r>
              <w:rPr>
                <w:rFonts w:eastAsia="Times New Roman"/>
              </w:rPr>
              <w:t xml:space="preserve">SIC </w:t>
            </w:r>
          </w:p>
        </w:tc>
        <w:tc>
          <w:tcPr>
            <w:tcW w:w="0" w:type="auto"/>
            <w:tcBorders>
              <w:top w:val="single" w:sz="12" w:space="0" w:color="auto"/>
              <w:bottom w:val="single" w:sz="6" w:space="0" w:color="auto"/>
            </w:tcBorders>
            <w:noWrap/>
            <w:tcMar>
              <w:top w:w="0" w:type="dxa"/>
              <w:left w:w="100" w:type="dxa"/>
              <w:bottom w:w="0" w:type="dxa"/>
              <w:right w:w="100" w:type="dxa"/>
            </w:tcMar>
            <w:vAlign w:val="bottom"/>
            <w:hideMark/>
          </w:tcPr>
          <w:p w14:paraId="21CB435C" w14:textId="77777777" w:rsidR="00536E10" w:rsidRDefault="007406EA" w:rsidP="009F0F94">
            <w:pPr>
              <w:spacing w:line="360" w:lineRule="auto"/>
              <w:jc w:val="both"/>
              <w:rPr>
                <w:rFonts w:eastAsia="Times New Roman"/>
              </w:rPr>
            </w:pPr>
            <w:r>
              <w:rPr>
                <w:rFonts w:eastAsia="Times New Roman"/>
              </w:rPr>
              <w:t xml:space="preserve">MS </w:t>
            </w:r>
          </w:p>
        </w:tc>
        <w:tc>
          <w:tcPr>
            <w:tcW w:w="0" w:type="auto"/>
            <w:tcBorders>
              <w:top w:val="single" w:sz="12" w:space="0" w:color="auto"/>
              <w:bottom w:val="single" w:sz="6" w:space="0" w:color="auto"/>
            </w:tcBorders>
            <w:noWrap/>
            <w:tcMar>
              <w:top w:w="0" w:type="dxa"/>
              <w:left w:w="100" w:type="dxa"/>
              <w:bottom w:w="0" w:type="dxa"/>
              <w:right w:w="100" w:type="dxa"/>
            </w:tcMar>
            <w:vAlign w:val="bottom"/>
            <w:hideMark/>
          </w:tcPr>
          <w:p w14:paraId="0DE3D1CE" w14:textId="77777777" w:rsidR="00536E10" w:rsidRDefault="007406EA" w:rsidP="009F0F94">
            <w:pPr>
              <w:spacing w:line="360" w:lineRule="auto"/>
              <w:jc w:val="both"/>
              <w:rPr>
                <w:rFonts w:eastAsia="Times New Roman"/>
              </w:rPr>
            </w:pPr>
            <w:r>
              <w:rPr>
                <w:rFonts w:eastAsia="Times New Roman"/>
              </w:rPr>
              <w:t># Series</w:t>
            </w:r>
          </w:p>
        </w:tc>
        <w:tc>
          <w:tcPr>
            <w:tcW w:w="0" w:type="auto"/>
            <w:tcBorders>
              <w:top w:val="single" w:sz="12" w:space="0" w:color="auto"/>
              <w:bottom w:val="single" w:sz="6" w:space="0" w:color="auto"/>
            </w:tcBorders>
            <w:noWrap/>
            <w:tcMar>
              <w:top w:w="0" w:type="dxa"/>
              <w:left w:w="100" w:type="dxa"/>
              <w:bottom w:w="0" w:type="dxa"/>
              <w:right w:w="100" w:type="dxa"/>
            </w:tcMar>
            <w:vAlign w:val="bottom"/>
            <w:hideMark/>
          </w:tcPr>
          <w:p w14:paraId="77F473D8" w14:textId="77777777" w:rsidR="00536E10" w:rsidRDefault="007406EA" w:rsidP="009F0F94">
            <w:pPr>
              <w:spacing w:line="360" w:lineRule="auto"/>
              <w:jc w:val="both"/>
              <w:rPr>
                <w:rFonts w:eastAsia="Times New Roman"/>
              </w:rPr>
            </w:pPr>
            <w:r>
              <w:rPr>
                <w:rFonts w:eastAsia="Times New Roman"/>
              </w:rPr>
              <w:t>MSL</w:t>
            </w:r>
          </w:p>
        </w:tc>
        <w:tc>
          <w:tcPr>
            <w:tcW w:w="0" w:type="auto"/>
            <w:tcBorders>
              <w:top w:val="single" w:sz="12" w:space="0" w:color="auto"/>
              <w:bottom w:val="single" w:sz="6" w:space="0" w:color="auto"/>
            </w:tcBorders>
            <w:noWrap/>
            <w:tcMar>
              <w:top w:w="0" w:type="dxa"/>
              <w:left w:w="100" w:type="dxa"/>
              <w:bottom w:w="0" w:type="dxa"/>
              <w:right w:w="100" w:type="dxa"/>
            </w:tcMar>
            <w:vAlign w:val="bottom"/>
            <w:hideMark/>
          </w:tcPr>
          <w:p w14:paraId="780D2585" w14:textId="77777777" w:rsidR="00536E10" w:rsidRDefault="007406EA" w:rsidP="009F0F94">
            <w:pPr>
              <w:spacing w:line="360" w:lineRule="auto"/>
              <w:jc w:val="both"/>
              <w:rPr>
                <w:rFonts w:eastAsia="Times New Roman"/>
              </w:rPr>
            </w:pPr>
            <w:commentRangeStart w:id="615"/>
            <w:r>
              <w:rPr>
                <w:rFonts w:eastAsia="Times New Roman"/>
              </w:rPr>
              <w:t xml:space="preserve">Period </w:t>
            </w:r>
            <w:commentRangeEnd w:id="615"/>
            <w:r w:rsidR="005D05CF">
              <w:rPr>
                <w:rStyle w:val="CommentReference"/>
              </w:rPr>
              <w:commentReference w:id="615"/>
            </w:r>
          </w:p>
        </w:tc>
        <w:tc>
          <w:tcPr>
            <w:tcW w:w="0" w:type="auto"/>
            <w:tcBorders>
              <w:top w:val="single" w:sz="12" w:space="0" w:color="auto"/>
              <w:bottom w:val="single" w:sz="6" w:space="0" w:color="auto"/>
            </w:tcBorders>
            <w:noWrap/>
            <w:tcMar>
              <w:top w:w="0" w:type="dxa"/>
              <w:left w:w="100" w:type="dxa"/>
              <w:bottom w:w="0" w:type="dxa"/>
              <w:right w:w="100" w:type="dxa"/>
            </w:tcMar>
            <w:vAlign w:val="bottom"/>
            <w:hideMark/>
          </w:tcPr>
          <w:p w14:paraId="2B65497E" w14:textId="77777777" w:rsidR="00536E10" w:rsidRDefault="007406EA" w:rsidP="009F0F94">
            <w:pPr>
              <w:spacing w:line="360" w:lineRule="auto"/>
              <w:jc w:val="both"/>
              <w:rPr>
                <w:rFonts w:eastAsia="Times New Roman"/>
              </w:rPr>
            </w:pPr>
            <w:r>
              <w:rPr>
                <w:rFonts w:eastAsia="Times New Roman"/>
              </w:rPr>
              <w:t xml:space="preserve">Citation </w:t>
            </w:r>
          </w:p>
        </w:tc>
      </w:tr>
      <w:tr w:rsidR="00536E10" w14:paraId="0F394F32" w14:textId="77777777">
        <w:trPr>
          <w:divId w:val="1359962832"/>
          <w:tblCellSpacing w:w="0" w:type="dxa"/>
          <w:jc w:val="center"/>
        </w:trPr>
        <w:tc>
          <w:tcPr>
            <w:tcW w:w="0" w:type="auto"/>
            <w:noWrap/>
            <w:tcMar>
              <w:top w:w="0" w:type="dxa"/>
              <w:left w:w="100" w:type="dxa"/>
              <w:bottom w:w="0" w:type="dxa"/>
              <w:right w:w="100" w:type="dxa"/>
            </w:tcMar>
            <w:vAlign w:val="bottom"/>
            <w:hideMark/>
          </w:tcPr>
          <w:p w14:paraId="78520150" w14:textId="77777777" w:rsidR="00536E10" w:rsidRDefault="007406EA" w:rsidP="009F0F94">
            <w:pPr>
              <w:spacing w:line="360" w:lineRule="auto"/>
              <w:jc w:val="both"/>
              <w:rPr>
                <w:rFonts w:eastAsia="Times New Roman"/>
              </w:rPr>
            </w:pPr>
            <w:r>
              <w:rPr>
                <w:rFonts w:eastAsia="Times New Roman"/>
              </w:rPr>
              <w:t xml:space="preserve">BM </w:t>
            </w:r>
          </w:p>
        </w:tc>
        <w:tc>
          <w:tcPr>
            <w:tcW w:w="0" w:type="auto"/>
            <w:noWrap/>
            <w:tcMar>
              <w:top w:w="0" w:type="dxa"/>
              <w:left w:w="100" w:type="dxa"/>
              <w:bottom w:w="0" w:type="dxa"/>
              <w:right w:w="100" w:type="dxa"/>
            </w:tcMar>
            <w:vAlign w:val="bottom"/>
            <w:hideMark/>
          </w:tcPr>
          <w:p w14:paraId="7D094F79" w14:textId="77777777" w:rsidR="00536E10" w:rsidRDefault="007406EA" w:rsidP="009F0F94">
            <w:pPr>
              <w:spacing w:line="360" w:lineRule="auto"/>
              <w:jc w:val="both"/>
              <w:rPr>
                <w:rFonts w:eastAsia="Times New Roman"/>
              </w:rPr>
            </w:pPr>
            <w:r>
              <w:rPr>
                <w:rFonts w:eastAsia="Times New Roman"/>
              </w:rPr>
              <w:t xml:space="preserve">37.37, 80.24 </w:t>
            </w:r>
          </w:p>
        </w:tc>
        <w:tc>
          <w:tcPr>
            <w:tcW w:w="0" w:type="auto"/>
            <w:noWrap/>
            <w:tcMar>
              <w:top w:w="0" w:type="dxa"/>
              <w:left w:w="100" w:type="dxa"/>
              <w:bottom w:w="0" w:type="dxa"/>
              <w:right w:w="100" w:type="dxa"/>
            </w:tcMar>
            <w:vAlign w:val="bottom"/>
            <w:hideMark/>
          </w:tcPr>
          <w:p w14:paraId="693AC712" w14:textId="77777777" w:rsidR="00536E10" w:rsidRDefault="007406EA" w:rsidP="009F0F94">
            <w:pPr>
              <w:spacing w:line="360" w:lineRule="auto"/>
              <w:jc w:val="both"/>
              <w:rPr>
                <w:rFonts w:eastAsia="Times New Roman"/>
              </w:rPr>
            </w:pPr>
            <w:r>
              <w:rPr>
                <w:rFonts w:eastAsia="Times New Roman"/>
              </w:rPr>
              <w:t>0.556</w:t>
            </w:r>
          </w:p>
        </w:tc>
        <w:tc>
          <w:tcPr>
            <w:tcW w:w="0" w:type="auto"/>
            <w:noWrap/>
            <w:tcMar>
              <w:top w:w="0" w:type="dxa"/>
              <w:left w:w="100" w:type="dxa"/>
              <w:bottom w:w="0" w:type="dxa"/>
              <w:right w:w="100" w:type="dxa"/>
            </w:tcMar>
            <w:vAlign w:val="bottom"/>
            <w:hideMark/>
          </w:tcPr>
          <w:p w14:paraId="0EF3EFF5" w14:textId="77777777" w:rsidR="00536E10" w:rsidRDefault="007406EA" w:rsidP="009F0F94">
            <w:pPr>
              <w:spacing w:line="360" w:lineRule="auto"/>
              <w:jc w:val="both"/>
              <w:rPr>
                <w:rFonts w:eastAsia="Times New Roman"/>
              </w:rPr>
            </w:pPr>
            <w:r>
              <w:rPr>
                <w:rFonts w:eastAsia="Times New Roman"/>
              </w:rPr>
              <w:t>0.208</w:t>
            </w:r>
          </w:p>
        </w:tc>
        <w:tc>
          <w:tcPr>
            <w:tcW w:w="0" w:type="auto"/>
            <w:noWrap/>
            <w:tcMar>
              <w:top w:w="0" w:type="dxa"/>
              <w:left w:w="100" w:type="dxa"/>
              <w:bottom w:w="0" w:type="dxa"/>
              <w:right w:w="100" w:type="dxa"/>
            </w:tcMar>
            <w:vAlign w:val="bottom"/>
            <w:hideMark/>
          </w:tcPr>
          <w:p w14:paraId="3F494B7E" w14:textId="77777777" w:rsidR="00536E10" w:rsidRDefault="007406EA" w:rsidP="009F0F94">
            <w:pPr>
              <w:spacing w:line="360" w:lineRule="auto"/>
              <w:jc w:val="both"/>
              <w:rPr>
                <w:rFonts w:eastAsia="Times New Roman"/>
              </w:rPr>
            </w:pPr>
            <w:r>
              <w:rPr>
                <w:rFonts w:eastAsia="Times New Roman"/>
              </w:rPr>
              <w:t>76</w:t>
            </w:r>
          </w:p>
        </w:tc>
        <w:tc>
          <w:tcPr>
            <w:tcW w:w="0" w:type="auto"/>
            <w:noWrap/>
            <w:tcMar>
              <w:top w:w="0" w:type="dxa"/>
              <w:left w:w="100" w:type="dxa"/>
              <w:bottom w:w="0" w:type="dxa"/>
              <w:right w:w="100" w:type="dxa"/>
            </w:tcMar>
            <w:vAlign w:val="bottom"/>
            <w:hideMark/>
          </w:tcPr>
          <w:p w14:paraId="79E1F12B" w14:textId="77777777" w:rsidR="00536E10" w:rsidRDefault="007406EA" w:rsidP="009F0F94">
            <w:pPr>
              <w:spacing w:line="360" w:lineRule="auto"/>
              <w:jc w:val="both"/>
              <w:rPr>
                <w:rFonts w:eastAsia="Times New Roman"/>
              </w:rPr>
            </w:pPr>
            <w:r>
              <w:rPr>
                <w:rFonts w:eastAsia="Times New Roman"/>
              </w:rPr>
              <w:t>128.3</w:t>
            </w:r>
          </w:p>
        </w:tc>
        <w:tc>
          <w:tcPr>
            <w:tcW w:w="0" w:type="auto"/>
            <w:noWrap/>
            <w:tcMar>
              <w:top w:w="0" w:type="dxa"/>
              <w:left w:w="100" w:type="dxa"/>
              <w:bottom w:w="0" w:type="dxa"/>
              <w:right w:w="100" w:type="dxa"/>
            </w:tcMar>
            <w:vAlign w:val="bottom"/>
            <w:hideMark/>
          </w:tcPr>
          <w:p w14:paraId="6BEDFB00" w14:textId="77777777" w:rsidR="00536E10" w:rsidRDefault="007406EA" w:rsidP="009F0F94">
            <w:pPr>
              <w:spacing w:line="360" w:lineRule="auto"/>
              <w:jc w:val="both"/>
              <w:rPr>
                <w:rFonts w:eastAsia="Times New Roman"/>
              </w:rPr>
            </w:pPr>
            <w:r>
              <w:rPr>
                <w:rFonts w:eastAsia="Times New Roman"/>
              </w:rPr>
              <w:t>1764 - 2010</w:t>
            </w:r>
          </w:p>
        </w:tc>
        <w:tc>
          <w:tcPr>
            <w:tcW w:w="0" w:type="auto"/>
            <w:noWrap/>
            <w:tcMar>
              <w:top w:w="0" w:type="dxa"/>
              <w:left w:w="100" w:type="dxa"/>
              <w:bottom w:w="0" w:type="dxa"/>
              <w:right w:w="100" w:type="dxa"/>
            </w:tcMar>
            <w:vAlign w:val="bottom"/>
            <w:hideMark/>
          </w:tcPr>
          <w:p w14:paraId="23C31CEC" w14:textId="77777777" w:rsidR="00536E10" w:rsidRDefault="00536E10" w:rsidP="009F0F94">
            <w:pPr>
              <w:spacing w:line="360" w:lineRule="auto"/>
              <w:jc w:val="both"/>
              <w:rPr>
                <w:rFonts w:eastAsia="Times New Roman"/>
              </w:rPr>
            </w:pPr>
          </w:p>
        </w:tc>
      </w:tr>
      <w:tr w:rsidR="00536E10" w14:paraId="4DEBD183" w14:textId="77777777">
        <w:trPr>
          <w:divId w:val="1359962832"/>
          <w:tblCellSpacing w:w="0" w:type="dxa"/>
          <w:jc w:val="center"/>
        </w:trPr>
        <w:tc>
          <w:tcPr>
            <w:tcW w:w="0" w:type="auto"/>
            <w:noWrap/>
            <w:tcMar>
              <w:top w:w="0" w:type="dxa"/>
              <w:left w:w="100" w:type="dxa"/>
              <w:bottom w:w="0" w:type="dxa"/>
              <w:right w:w="100" w:type="dxa"/>
            </w:tcMar>
            <w:vAlign w:val="bottom"/>
            <w:hideMark/>
          </w:tcPr>
          <w:p w14:paraId="249FF341" w14:textId="77777777" w:rsidR="00536E10" w:rsidRDefault="007406EA" w:rsidP="009F0F94">
            <w:pPr>
              <w:spacing w:line="360" w:lineRule="auto"/>
              <w:jc w:val="both"/>
              <w:rPr>
                <w:rFonts w:eastAsia="Times New Roman"/>
              </w:rPr>
            </w:pPr>
            <w:r>
              <w:rPr>
                <w:rFonts w:eastAsia="Times New Roman"/>
              </w:rPr>
              <w:t xml:space="preserve">LH </w:t>
            </w:r>
          </w:p>
        </w:tc>
        <w:tc>
          <w:tcPr>
            <w:tcW w:w="0" w:type="auto"/>
            <w:noWrap/>
            <w:tcMar>
              <w:top w:w="0" w:type="dxa"/>
              <w:left w:w="100" w:type="dxa"/>
              <w:bottom w:w="0" w:type="dxa"/>
              <w:right w:w="100" w:type="dxa"/>
            </w:tcMar>
            <w:vAlign w:val="bottom"/>
            <w:hideMark/>
          </w:tcPr>
          <w:p w14:paraId="2743C009" w14:textId="77777777" w:rsidR="00536E10" w:rsidRDefault="007406EA" w:rsidP="009F0F94">
            <w:pPr>
              <w:spacing w:line="360" w:lineRule="auto"/>
              <w:jc w:val="both"/>
              <w:rPr>
                <w:rFonts w:eastAsia="Times New Roman"/>
              </w:rPr>
            </w:pPr>
            <w:r>
              <w:rPr>
                <w:rFonts w:eastAsia="Times New Roman"/>
              </w:rPr>
              <w:t xml:space="preserve">35.62, 85.43 </w:t>
            </w:r>
          </w:p>
        </w:tc>
        <w:tc>
          <w:tcPr>
            <w:tcW w:w="0" w:type="auto"/>
            <w:noWrap/>
            <w:tcMar>
              <w:top w:w="0" w:type="dxa"/>
              <w:left w:w="100" w:type="dxa"/>
              <w:bottom w:w="0" w:type="dxa"/>
              <w:right w:w="100" w:type="dxa"/>
            </w:tcMar>
            <w:vAlign w:val="bottom"/>
            <w:hideMark/>
          </w:tcPr>
          <w:p w14:paraId="6D2ACE51" w14:textId="77777777" w:rsidR="00536E10" w:rsidRDefault="007406EA" w:rsidP="009F0F94">
            <w:pPr>
              <w:spacing w:line="360" w:lineRule="auto"/>
              <w:jc w:val="both"/>
              <w:rPr>
                <w:rFonts w:eastAsia="Times New Roman"/>
              </w:rPr>
            </w:pPr>
            <w:r>
              <w:rPr>
                <w:rFonts w:eastAsia="Times New Roman"/>
              </w:rPr>
              <w:t>0.609</w:t>
            </w:r>
          </w:p>
        </w:tc>
        <w:tc>
          <w:tcPr>
            <w:tcW w:w="0" w:type="auto"/>
            <w:noWrap/>
            <w:tcMar>
              <w:top w:w="0" w:type="dxa"/>
              <w:left w:w="100" w:type="dxa"/>
              <w:bottom w:w="0" w:type="dxa"/>
              <w:right w:w="100" w:type="dxa"/>
            </w:tcMar>
            <w:vAlign w:val="bottom"/>
            <w:hideMark/>
          </w:tcPr>
          <w:p w14:paraId="1E39EA58" w14:textId="77777777" w:rsidR="00536E10" w:rsidRDefault="007406EA" w:rsidP="009F0F94">
            <w:pPr>
              <w:spacing w:line="360" w:lineRule="auto"/>
              <w:jc w:val="both"/>
              <w:rPr>
                <w:rFonts w:eastAsia="Times New Roman"/>
              </w:rPr>
            </w:pPr>
            <w:r>
              <w:rPr>
                <w:rFonts w:eastAsia="Times New Roman"/>
              </w:rPr>
              <w:t>0.171</w:t>
            </w:r>
          </w:p>
        </w:tc>
        <w:tc>
          <w:tcPr>
            <w:tcW w:w="0" w:type="auto"/>
            <w:noWrap/>
            <w:tcMar>
              <w:top w:w="0" w:type="dxa"/>
              <w:left w:w="100" w:type="dxa"/>
              <w:bottom w:w="0" w:type="dxa"/>
              <w:right w:w="100" w:type="dxa"/>
            </w:tcMar>
            <w:vAlign w:val="bottom"/>
            <w:hideMark/>
          </w:tcPr>
          <w:p w14:paraId="2EE0019E" w14:textId="77777777" w:rsidR="00536E10" w:rsidRDefault="007406EA" w:rsidP="009F0F94">
            <w:pPr>
              <w:spacing w:line="360" w:lineRule="auto"/>
              <w:jc w:val="both"/>
              <w:rPr>
                <w:rFonts w:eastAsia="Times New Roman"/>
              </w:rPr>
            </w:pPr>
            <w:r>
              <w:rPr>
                <w:rFonts w:eastAsia="Times New Roman"/>
              </w:rPr>
              <w:t>19</w:t>
            </w:r>
          </w:p>
        </w:tc>
        <w:tc>
          <w:tcPr>
            <w:tcW w:w="0" w:type="auto"/>
            <w:noWrap/>
            <w:tcMar>
              <w:top w:w="0" w:type="dxa"/>
              <w:left w:w="100" w:type="dxa"/>
              <w:bottom w:w="0" w:type="dxa"/>
              <w:right w:w="100" w:type="dxa"/>
            </w:tcMar>
            <w:vAlign w:val="bottom"/>
            <w:hideMark/>
          </w:tcPr>
          <w:p w14:paraId="62AAE775" w14:textId="77777777" w:rsidR="00536E10" w:rsidRDefault="007406EA" w:rsidP="009F0F94">
            <w:pPr>
              <w:spacing w:line="360" w:lineRule="auto"/>
              <w:jc w:val="both"/>
              <w:rPr>
                <w:rFonts w:eastAsia="Times New Roman"/>
              </w:rPr>
            </w:pPr>
            <w:r>
              <w:rPr>
                <w:rFonts w:eastAsia="Times New Roman"/>
              </w:rPr>
              <w:t>181.4</w:t>
            </w:r>
          </w:p>
        </w:tc>
        <w:tc>
          <w:tcPr>
            <w:tcW w:w="0" w:type="auto"/>
            <w:noWrap/>
            <w:tcMar>
              <w:top w:w="0" w:type="dxa"/>
              <w:left w:w="100" w:type="dxa"/>
              <w:bottom w:w="0" w:type="dxa"/>
              <w:right w:w="100" w:type="dxa"/>
            </w:tcMar>
            <w:vAlign w:val="bottom"/>
            <w:hideMark/>
          </w:tcPr>
          <w:p w14:paraId="517E6445" w14:textId="77777777" w:rsidR="00536E10" w:rsidRDefault="007406EA" w:rsidP="009F0F94">
            <w:pPr>
              <w:spacing w:line="360" w:lineRule="auto"/>
              <w:jc w:val="both"/>
              <w:rPr>
                <w:rFonts w:eastAsia="Times New Roman"/>
              </w:rPr>
            </w:pPr>
            <w:r>
              <w:rPr>
                <w:rFonts w:eastAsia="Times New Roman"/>
              </w:rPr>
              <w:t>1750 - 1997</w:t>
            </w:r>
          </w:p>
        </w:tc>
        <w:tc>
          <w:tcPr>
            <w:tcW w:w="0" w:type="auto"/>
            <w:noWrap/>
            <w:tcMar>
              <w:top w:w="0" w:type="dxa"/>
              <w:left w:w="100" w:type="dxa"/>
              <w:bottom w:w="0" w:type="dxa"/>
              <w:right w:w="100" w:type="dxa"/>
            </w:tcMar>
            <w:vAlign w:val="bottom"/>
            <w:hideMark/>
          </w:tcPr>
          <w:p w14:paraId="78D99310" w14:textId="77777777" w:rsidR="00536E10" w:rsidRDefault="007406EA" w:rsidP="009F0F94">
            <w:pPr>
              <w:spacing w:line="360" w:lineRule="auto"/>
              <w:jc w:val="both"/>
              <w:rPr>
                <w:rFonts w:eastAsia="Times New Roman"/>
              </w:rPr>
            </w:pPr>
            <w:r>
              <w:rPr>
                <w:rFonts w:eastAsia="Times New Roman"/>
              </w:rPr>
              <w:t xml:space="preserve">Stahle, D.W. </w:t>
            </w:r>
          </w:p>
        </w:tc>
      </w:tr>
      <w:tr w:rsidR="00536E10" w14:paraId="77393C88" w14:textId="77777777">
        <w:trPr>
          <w:divId w:val="1359962832"/>
          <w:tblCellSpacing w:w="0" w:type="dxa"/>
          <w:jc w:val="center"/>
        </w:trPr>
        <w:tc>
          <w:tcPr>
            <w:tcW w:w="0" w:type="auto"/>
            <w:noWrap/>
            <w:tcMar>
              <w:top w:w="0" w:type="dxa"/>
              <w:left w:w="100" w:type="dxa"/>
              <w:bottom w:w="0" w:type="dxa"/>
              <w:right w:w="100" w:type="dxa"/>
            </w:tcMar>
            <w:vAlign w:val="bottom"/>
            <w:hideMark/>
          </w:tcPr>
          <w:p w14:paraId="6AD15C70" w14:textId="77777777" w:rsidR="00536E10" w:rsidRDefault="00536E10" w:rsidP="009F0F94">
            <w:pPr>
              <w:spacing w:line="360" w:lineRule="auto"/>
              <w:jc w:val="both"/>
              <w:rPr>
                <w:rFonts w:eastAsia="Times New Roman"/>
              </w:rPr>
            </w:pPr>
          </w:p>
        </w:tc>
        <w:tc>
          <w:tcPr>
            <w:tcW w:w="0" w:type="auto"/>
            <w:noWrap/>
            <w:tcMar>
              <w:top w:w="0" w:type="dxa"/>
              <w:left w:w="100" w:type="dxa"/>
              <w:bottom w:w="0" w:type="dxa"/>
              <w:right w:w="100" w:type="dxa"/>
            </w:tcMar>
            <w:vAlign w:val="bottom"/>
            <w:hideMark/>
          </w:tcPr>
          <w:p w14:paraId="7CD42A52" w14:textId="77777777" w:rsidR="00536E10" w:rsidRDefault="00536E10" w:rsidP="009F0F94">
            <w:pPr>
              <w:spacing w:line="360" w:lineRule="auto"/>
              <w:jc w:val="both"/>
              <w:rPr>
                <w:rFonts w:eastAsia="Times New Roman"/>
              </w:rPr>
            </w:pPr>
          </w:p>
        </w:tc>
        <w:tc>
          <w:tcPr>
            <w:tcW w:w="0" w:type="auto"/>
            <w:noWrap/>
            <w:tcMar>
              <w:top w:w="0" w:type="dxa"/>
              <w:left w:w="100" w:type="dxa"/>
              <w:bottom w:w="0" w:type="dxa"/>
              <w:right w:w="100" w:type="dxa"/>
            </w:tcMar>
            <w:vAlign w:val="bottom"/>
            <w:hideMark/>
          </w:tcPr>
          <w:p w14:paraId="726892E2" w14:textId="77777777" w:rsidR="00536E10" w:rsidRDefault="00536E10" w:rsidP="009F0F94">
            <w:pPr>
              <w:spacing w:line="360" w:lineRule="auto"/>
              <w:jc w:val="both"/>
              <w:rPr>
                <w:rFonts w:eastAsia="Times New Roman"/>
              </w:rPr>
            </w:pPr>
          </w:p>
        </w:tc>
        <w:tc>
          <w:tcPr>
            <w:tcW w:w="0" w:type="auto"/>
            <w:noWrap/>
            <w:tcMar>
              <w:top w:w="0" w:type="dxa"/>
              <w:left w:w="100" w:type="dxa"/>
              <w:bottom w:w="0" w:type="dxa"/>
              <w:right w:w="100" w:type="dxa"/>
            </w:tcMar>
            <w:vAlign w:val="bottom"/>
            <w:hideMark/>
          </w:tcPr>
          <w:p w14:paraId="30D7D520" w14:textId="77777777" w:rsidR="00536E10" w:rsidRDefault="00536E10" w:rsidP="009F0F94">
            <w:pPr>
              <w:spacing w:line="360" w:lineRule="auto"/>
              <w:jc w:val="both"/>
              <w:rPr>
                <w:rFonts w:eastAsia="Times New Roman"/>
              </w:rPr>
            </w:pPr>
          </w:p>
        </w:tc>
        <w:tc>
          <w:tcPr>
            <w:tcW w:w="0" w:type="auto"/>
            <w:noWrap/>
            <w:tcMar>
              <w:top w:w="0" w:type="dxa"/>
              <w:left w:w="100" w:type="dxa"/>
              <w:bottom w:w="0" w:type="dxa"/>
              <w:right w:w="100" w:type="dxa"/>
            </w:tcMar>
            <w:vAlign w:val="bottom"/>
            <w:hideMark/>
          </w:tcPr>
          <w:p w14:paraId="6317EB30" w14:textId="77777777" w:rsidR="00536E10" w:rsidRDefault="00536E10" w:rsidP="009F0F94">
            <w:pPr>
              <w:spacing w:line="360" w:lineRule="auto"/>
              <w:jc w:val="both"/>
              <w:rPr>
                <w:rFonts w:eastAsia="Times New Roman"/>
              </w:rPr>
            </w:pPr>
          </w:p>
        </w:tc>
        <w:tc>
          <w:tcPr>
            <w:tcW w:w="0" w:type="auto"/>
            <w:noWrap/>
            <w:tcMar>
              <w:top w:w="0" w:type="dxa"/>
              <w:left w:w="100" w:type="dxa"/>
              <w:bottom w:w="0" w:type="dxa"/>
              <w:right w:w="100" w:type="dxa"/>
            </w:tcMar>
            <w:vAlign w:val="bottom"/>
            <w:hideMark/>
          </w:tcPr>
          <w:p w14:paraId="27A683FB" w14:textId="77777777" w:rsidR="00536E10" w:rsidRDefault="00536E10" w:rsidP="009F0F94">
            <w:pPr>
              <w:spacing w:line="360" w:lineRule="auto"/>
              <w:jc w:val="both"/>
              <w:rPr>
                <w:rFonts w:eastAsia="Times New Roman"/>
              </w:rPr>
            </w:pPr>
          </w:p>
        </w:tc>
        <w:tc>
          <w:tcPr>
            <w:tcW w:w="0" w:type="auto"/>
            <w:noWrap/>
            <w:tcMar>
              <w:top w:w="0" w:type="dxa"/>
              <w:left w:w="100" w:type="dxa"/>
              <w:bottom w:w="0" w:type="dxa"/>
              <w:right w:w="100" w:type="dxa"/>
            </w:tcMar>
            <w:vAlign w:val="bottom"/>
            <w:hideMark/>
          </w:tcPr>
          <w:p w14:paraId="3A21EB1B" w14:textId="77777777" w:rsidR="00536E10" w:rsidRDefault="00536E10" w:rsidP="009F0F94">
            <w:pPr>
              <w:spacing w:line="360" w:lineRule="auto"/>
              <w:jc w:val="both"/>
              <w:rPr>
                <w:rFonts w:eastAsia="Times New Roman"/>
              </w:rPr>
            </w:pPr>
          </w:p>
        </w:tc>
        <w:tc>
          <w:tcPr>
            <w:tcW w:w="0" w:type="auto"/>
            <w:noWrap/>
            <w:tcMar>
              <w:top w:w="0" w:type="dxa"/>
              <w:left w:w="100" w:type="dxa"/>
              <w:bottom w:w="0" w:type="dxa"/>
              <w:right w:w="100" w:type="dxa"/>
            </w:tcMar>
            <w:vAlign w:val="bottom"/>
            <w:hideMark/>
          </w:tcPr>
          <w:p w14:paraId="42454A1E" w14:textId="77777777" w:rsidR="00536E10" w:rsidRDefault="007406EA" w:rsidP="009F0F94">
            <w:pPr>
              <w:spacing w:line="360" w:lineRule="auto"/>
              <w:jc w:val="both"/>
              <w:rPr>
                <w:rFonts w:eastAsia="Times New Roman"/>
              </w:rPr>
            </w:pPr>
            <w:r>
              <w:rPr>
                <w:rFonts w:eastAsia="Times New Roman"/>
              </w:rPr>
              <w:t xml:space="preserve">&amp; Therrell, M.D. 2005 </w:t>
            </w:r>
          </w:p>
        </w:tc>
      </w:tr>
      <w:tr w:rsidR="00536E10" w14:paraId="022A97BD" w14:textId="77777777">
        <w:trPr>
          <w:divId w:val="1359962832"/>
          <w:tblCellSpacing w:w="0" w:type="dxa"/>
          <w:jc w:val="center"/>
        </w:trPr>
        <w:tc>
          <w:tcPr>
            <w:tcW w:w="0" w:type="auto"/>
            <w:noWrap/>
            <w:tcMar>
              <w:top w:w="0" w:type="dxa"/>
              <w:left w:w="100" w:type="dxa"/>
              <w:bottom w:w="0" w:type="dxa"/>
              <w:right w:w="100" w:type="dxa"/>
            </w:tcMar>
            <w:vAlign w:val="bottom"/>
            <w:hideMark/>
          </w:tcPr>
          <w:p w14:paraId="69D4333A" w14:textId="77777777" w:rsidR="00536E10" w:rsidRDefault="007406EA" w:rsidP="009F0F94">
            <w:pPr>
              <w:spacing w:line="360" w:lineRule="auto"/>
              <w:jc w:val="both"/>
              <w:rPr>
                <w:rFonts w:eastAsia="Times New Roman"/>
              </w:rPr>
            </w:pPr>
            <w:r>
              <w:rPr>
                <w:rFonts w:eastAsia="Times New Roman"/>
              </w:rPr>
              <w:t xml:space="preserve">WD </w:t>
            </w:r>
          </w:p>
        </w:tc>
        <w:tc>
          <w:tcPr>
            <w:tcW w:w="0" w:type="auto"/>
            <w:noWrap/>
            <w:tcMar>
              <w:top w:w="0" w:type="dxa"/>
              <w:left w:w="100" w:type="dxa"/>
              <w:bottom w:w="0" w:type="dxa"/>
              <w:right w:w="100" w:type="dxa"/>
            </w:tcMar>
            <w:vAlign w:val="bottom"/>
            <w:hideMark/>
          </w:tcPr>
          <w:p w14:paraId="0CBE21CC" w14:textId="77777777" w:rsidR="00536E10" w:rsidRDefault="007406EA" w:rsidP="009F0F94">
            <w:pPr>
              <w:spacing w:line="360" w:lineRule="auto"/>
              <w:jc w:val="both"/>
              <w:rPr>
                <w:rFonts w:eastAsia="Times New Roman"/>
              </w:rPr>
            </w:pPr>
            <w:r>
              <w:rPr>
                <w:rFonts w:eastAsia="Times New Roman"/>
              </w:rPr>
              <w:t xml:space="preserve">38.50, 78.35 </w:t>
            </w:r>
          </w:p>
        </w:tc>
        <w:tc>
          <w:tcPr>
            <w:tcW w:w="0" w:type="auto"/>
            <w:noWrap/>
            <w:tcMar>
              <w:top w:w="0" w:type="dxa"/>
              <w:left w:w="100" w:type="dxa"/>
              <w:bottom w:w="0" w:type="dxa"/>
              <w:right w:w="100" w:type="dxa"/>
            </w:tcMar>
            <w:vAlign w:val="bottom"/>
            <w:hideMark/>
          </w:tcPr>
          <w:p w14:paraId="75234DE5" w14:textId="77777777" w:rsidR="00536E10" w:rsidRDefault="007406EA" w:rsidP="009F0F94">
            <w:pPr>
              <w:spacing w:line="360" w:lineRule="auto"/>
              <w:jc w:val="both"/>
              <w:rPr>
                <w:rFonts w:eastAsia="Times New Roman"/>
              </w:rPr>
            </w:pPr>
            <w:r>
              <w:rPr>
                <w:rFonts w:eastAsia="Times New Roman"/>
              </w:rPr>
              <w:t>0.523</w:t>
            </w:r>
          </w:p>
        </w:tc>
        <w:tc>
          <w:tcPr>
            <w:tcW w:w="0" w:type="auto"/>
            <w:noWrap/>
            <w:tcMar>
              <w:top w:w="0" w:type="dxa"/>
              <w:left w:w="100" w:type="dxa"/>
              <w:bottom w:w="0" w:type="dxa"/>
              <w:right w:w="100" w:type="dxa"/>
            </w:tcMar>
            <w:vAlign w:val="bottom"/>
            <w:hideMark/>
          </w:tcPr>
          <w:p w14:paraId="667052A2" w14:textId="77777777" w:rsidR="00536E10" w:rsidRDefault="007406EA" w:rsidP="009F0F94">
            <w:pPr>
              <w:spacing w:line="360" w:lineRule="auto"/>
              <w:jc w:val="both"/>
              <w:rPr>
                <w:rFonts w:eastAsia="Times New Roman"/>
              </w:rPr>
            </w:pPr>
            <w:r>
              <w:rPr>
                <w:rFonts w:eastAsia="Times New Roman"/>
              </w:rPr>
              <w:t>0.163</w:t>
            </w:r>
          </w:p>
        </w:tc>
        <w:tc>
          <w:tcPr>
            <w:tcW w:w="0" w:type="auto"/>
            <w:noWrap/>
            <w:tcMar>
              <w:top w:w="0" w:type="dxa"/>
              <w:left w:w="100" w:type="dxa"/>
              <w:bottom w:w="0" w:type="dxa"/>
              <w:right w:w="100" w:type="dxa"/>
            </w:tcMar>
            <w:vAlign w:val="bottom"/>
            <w:hideMark/>
          </w:tcPr>
          <w:p w14:paraId="7E1F0835" w14:textId="77777777" w:rsidR="00536E10" w:rsidRDefault="007406EA" w:rsidP="009F0F94">
            <w:pPr>
              <w:spacing w:line="360" w:lineRule="auto"/>
              <w:jc w:val="both"/>
              <w:rPr>
                <w:rFonts w:eastAsia="Times New Roman"/>
              </w:rPr>
            </w:pPr>
            <w:r>
              <w:rPr>
                <w:rFonts w:eastAsia="Times New Roman"/>
              </w:rPr>
              <w:t>26</w:t>
            </w:r>
          </w:p>
        </w:tc>
        <w:tc>
          <w:tcPr>
            <w:tcW w:w="0" w:type="auto"/>
            <w:noWrap/>
            <w:tcMar>
              <w:top w:w="0" w:type="dxa"/>
              <w:left w:w="100" w:type="dxa"/>
              <w:bottom w:w="0" w:type="dxa"/>
              <w:right w:w="100" w:type="dxa"/>
            </w:tcMar>
            <w:vAlign w:val="bottom"/>
            <w:hideMark/>
          </w:tcPr>
          <w:p w14:paraId="078AE706" w14:textId="77777777" w:rsidR="00536E10" w:rsidRDefault="007406EA" w:rsidP="009F0F94">
            <w:pPr>
              <w:spacing w:line="360" w:lineRule="auto"/>
              <w:jc w:val="both"/>
              <w:rPr>
                <w:rFonts w:eastAsia="Times New Roman"/>
              </w:rPr>
            </w:pPr>
            <w:r>
              <w:rPr>
                <w:rFonts w:eastAsia="Times New Roman"/>
              </w:rPr>
              <w:t>250.8</w:t>
            </w:r>
          </w:p>
        </w:tc>
        <w:tc>
          <w:tcPr>
            <w:tcW w:w="0" w:type="auto"/>
            <w:noWrap/>
            <w:tcMar>
              <w:top w:w="0" w:type="dxa"/>
              <w:left w:w="100" w:type="dxa"/>
              <w:bottom w:w="0" w:type="dxa"/>
              <w:right w:w="100" w:type="dxa"/>
            </w:tcMar>
            <w:vAlign w:val="bottom"/>
            <w:hideMark/>
          </w:tcPr>
          <w:p w14:paraId="76CD77C4" w14:textId="77777777" w:rsidR="00536E10" w:rsidRDefault="007406EA" w:rsidP="009F0F94">
            <w:pPr>
              <w:spacing w:line="360" w:lineRule="auto"/>
              <w:jc w:val="both"/>
              <w:rPr>
                <w:rFonts w:eastAsia="Times New Roman"/>
              </w:rPr>
            </w:pPr>
            <w:r>
              <w:rPr>
                <w:rFonts w:eastAsia="Times New Roman"/>
              </w:rPr>
              <w:t>1642 - 1981</w:t>
            </w:r>
          </w:p>
        </w:tc>
        <w:tc>
          <w:tcPr>
            <w:tcW w:w="0" w:type="auto"/>
            <w:noWrap/>
            <w:tcMar>
              <w:top w:w="0" w:type="dxa"/>
              <w:left w:w="100" w:type="dxa"/>
              <w:bottom w:w="0" w:type="dxa"/>
              <w:right w:w="100" w:type="dxa"/>
            </w:tcMar>
            <w:vAlign w:val="bottom"/>
            <w:hideMark/>
          </w:tcPr>
          <w:p w14:paraId="437888F3" w14:textId="77777777" w:rsidR="00536E10" w:rsidRDefault="007406EA" w:rsidP="009F0F94">
            <w:pPr>
              <w:spacing w:line="360" w:lineRule="auto"/>
              <w:jc w:val="both"/>
              <w:rPr>
                <w:rFonts w:eastAsia="Times New Roman"/>
              </w:rPr>
            </w:pPr>
            <w:r>
              <w:rPr>
                <w:rFonts w:eastAsia="Times New Roman"/>
              </w:rPr>
              <w:t xml:space="preserve">Cook, E.R. 1994 </w:t>
            </w:r>
          </w:p>
        </w:tc>
      </w:tr>
      <w:tr w:rsidR="00536E10" w14:paraId="4DD75C5F" w14:textId="77777777">
        <w:trPr>
          <w:divId w:val="1359962832"/>
          <w:tblCellSpacing w:w="0" w:type="dxa"/>
          <w:jc w:val="center"/>
        </w:trPr>
        <w:tc>
          <w:tcPr>
            <w:tcW w:w="0" w:type="auto"/>
            <w:noWrap/>
            <w:tcMar>
              <w:top w:w="0" w:type="dxa"/>
              <w:left w:w="100" w:type="dxa"/>
              <w:bottom w:w="0" w:type="dxa"/>
              <w:right w:w="100" w:type="dxa"/>
            </w:tcMar>
            <w:vAlign w:val="bottom"/>
            <w:hideMark/>
          </w:tcPr>
          <w:p w14:paraId="370BEFBF" w14:textId="77777777" w:rsidR="00536E10" w:rsidRDefault="007406EA" w:rsidP="009F0F94">
            <w:pPr>
              <w:spacing w:line="360" w:lineRule="auto"/>
              <w:jc w:val="both"/>
              <w:rPr>
                <w:rFonts w:eastAsia="Times New Roman"/>
              </w:rPr>
            </w:pPr>
            <w:r>
              <w:rPr>
                <w:rFonts w:eastAsia="Times New Roman"/>
              </w:rPr>
              <w:t xml:space="preserve">CC </w:t>
            </w:r>
          </w:p>
        </w:tc>
        <w:tc>
          <w:tcPr>
            <w:tcW w:w="0" w:type="auto"/>
            <w:noWrap/>
            <w:tcMar>
              <w:top w:w="0" w:type="dxa"/>
              <w:left w:w="100" w:type="dxa"/>
              <w:bottom w:w="0" w:type="dxa"/>
              <w:right w:w="100" w:type="dxa"/>
            </w:tcMar>
            <w:vAlign w:val="bottom"/>
            <w:hideMark/>
          </w:tcPr>
          <w:p w14:paraId="5FF9542B" w14:textId="77777777" w:rsidR="00536E10" w:rsidRDefault="007406EA" w:rsidP="009F0F94">
            <w:pPr>
              <w:spacing w:line="360" w:lineRule="auto"/>
              <w:jc w:val="both"/>
              <w:rPr>
                <w:rFonts w:eastAsia="Times New Roman"/>
              </w:rPr>
            </w:pPr>
            <w:r>
              <w:rPr>
                <w:rFonts w:eastAsia="Times New Roman"/>
              </w:rPr>
              <w:t xml:space="preserve">37.35, 80.37 </w:t>
            </w:r>
          </w:p>
        </w:tc>
        <w:tc>
          <w:tcPr>
            <w:tcW w:w="0" w:type="auto"/>
            <w:noWrap/>
            <w:tcMar>
              <w:top w:w="0" w:type="dxa"/>
              <w:left w:w="100" w:type="dxa"/>
              <w:bottom w:w="0" w:type="dxa"/>
              <w:right w:w="100" w:type="dxa"/>
            </w:tcMar>
            <w:vAlign w:val="bottom"/>
            <w:hideMark/>
          </w:tcPr>
          <w:p w14:paraId="7B1EE809" w14:textId="77777777" w:rsidR="00536E10" w:rsidRDefault="007406EA" w:rsidP="009F0F94">
            <w:pPr>
              <w:spacing w:line="360" w:lineRule="auto"/>
              <w:jc w:val="both"/>
              <w:rPr>
                <w:rFonts w:eastAsia="Times New Roman"/>
              </w:rPr>
            </w:pPr>
            <w:r>
              <w:rPr>
                <w:rFonts w:eastAsia="Times New Roman"/>
              </w:rPr>
              <w:t>0.592</w:t>
            </w:r>
          </w:p>
        </w:tc>
        <w:tc>
          <w:tcPr>
            <w:tcW w:w="0" w:type="auto"/>
            <w:noWrap/>
            <w:tcMar>
              <w:top w:w="0" w:type="dxa"/>
              <w:left w:w="100" w:type="dxa"/>
              <w:bottom w:w="0" w:type="dxa"/>
              <w:right w:w="100" w:type="dxa"/>
            </w:tcMar>
            <w:vAlign w:val="bottom"/>
            <w:hideMark/>
          </w:tcPr>
          <w:p w14:paraId="6BB8891E" w14:textId="77777777" w:rsidR="00536E10" w:rsidRDefault="007406EA" w:rsidP="009F0F94">
            <w:pPr>
              <w:spacing w:line="360" w:lineRule="auto"/>
              <w:jc w:val="both"/>
              <w:rPr>
                <w:rFonts w:eastAsia="Times New Roman"/>
              </w:rPr>
            </w:pPr>
            <w:r>
              <w:rPr>
                <w:rFonts w:eastAsia="Times New Roman"/>
              </w:rPr>
              <w:t>0.218</w:t>
            </w:r>
          </w:p>
        </w:tc>
        <w:tc>
          <w:tcPr>
            <w:tcW w:w="0" w:type="auto"/>
            <w:noWrap/>
            <w:tcMar>
              <w:top w:w="0" w:type="dxa"/>
              <w:left w:w="100" w:type="dxa"/>
              <w:bottom w:w="0" w:type="dxa"/>
              <w:right w:w="100" w:type="dxa"/>
            </w:tcMar>
            <w:vAlign w:val="bottom"/>
            <w:hideMark/>
          </w:tcPr>
          <w:p w14:paraId="21713AD0" w14:textId="77777777" w:rsidR="00536E10" w:rsidRDefault="007406EA" w:rsidP="009F0F94">
            <w:pPr>
              <w:spacing w:line="360" w:lineRule="auto"/>
              <w:jc w:val="both"/>
              <w:rPr>
                <w:rFonts w:eastAsia="Times New Roman"/>
              </w:rPr>
            </w:pPr>
            <w:r>
              <w:rPr>
                <w:rFonts w:eastAsia="Times New Roman"/>
              </w:rPr>
              <w:t>20</w:t>
            </w:r>
          </w:p>
        </w:tc>
        <w:tc>
          <w:tcPr>
            <w:tcW w:w="0" w:type="auto"/>
            <w:noWrap/>
            <w:tcMar>
              <w:top w:w="0" w:type="dxa"/>
              <w:left w:w="100" w:type="dxa"/>
              <w:bottom w:w="0" w:type="dxa"/>
              <w:right w:w="100" w:type="dxa"/>
            </w:tcMar>
            <w:vAlign w:val="bottom"/>
            <w:hideMark/>
          </w:tcPr>
          <w:p w14:paraId="0FE9FB3B" w14:textId="77777777" w:rsidR="00536E10" w:rsidRDefault="007406EA" w:rsidP="009F0F94">
            <w:pPr>
              <w:spacing w:line="360" w:lineRule="auto"/>
              <w:jc w:val="both"/>
              <w:rPr>
                <w:rFonts w:eastAsia="Times New Roman"/>
              </w:rPr>
            </w:pPr>
            <w:r>
              <w:rPr>
                <w:rFonts w:eastAsia="Times New Roman"/>
              </w:rPr>
              <w:t>194.1</w:t>
            </w:r>
          </w:p>
        </w:tc>
        <w:tc>
          <w:tcPr>
            <w:tcW w:w="0" w:type="auto"/>
            <w:noWrap/>
            <w:tcMar>
              <w:top w:w="0" w:type="dxa"/>
              <w:left w:w="100" w:type="dxa"/>
              <w:bottom w:w="0" w:type="dxa"/>
              <w:right w:w="100" w:type="dxa"/>
            </w:tcMar>
            <w:vAlign w:val="bottom"/>
            <w:hideMark/>
          </w:tcPr>
          <w:p w14:paraId="1E57CCB8" w14:textId="77777777" w:rsidR="00536E10" w:rsidRDefault="007406EA" w:rsidP="009F0F94">
            <w:pPr>
              <w:spacing w:line="360" w:lineRule="auto"/>
              <w:jc w:val="both"/>
              <w:rPr>
                <w:rFonts w:eastAsia="Times New Roman"/>
              </w:rPr>
            </w:pPr>
            <w:r>
              <w:rPr>
                <w:rFonts w:eastAsia="Times New Roman"/>
              </w:rPr>
              <w:t>1722 - 2001</w:t>
            </w:r>
          </w:p>
        </w:tc>
        <w:tc>
          <w:tcPr>
            <w:tcW w:w="0" w:type="auto"/>
            <w:noWrap/>
            <w:tcMar>
              <w:top w:w="0" w:type="dxa"/>
              <w:left w:w="100" w:type="dxa"/>
              <w:bottom w:w="0" w:type="dxa"/>
              <w:right w:w="100" w:type="dxa"/>
            </w:tcMar>
            <w:vAlign w:val="bottom"/>
            <w:hideMark/>
          </w:tcPr>
          <w:p w14:paraId="295570DB" w14:textId="77777777" w:rsidR="00536E10" w:rsidRDefault="007406EA" w:rsidP="009F0F94">
            <w:pPr>
              <w:spacing w:line="360" w:lineRule="auto"/>
              <w:jc w:val="both"/>
              <w:rPr>
                <w:rFonts w:eastAsia="Times New Roman"/>
              </w:rPr>
            </w:pPr>
            <w:r>
              <w:rPr>
                <w:rFonts w:eastAsia="Times New Roman"/>
              </w:rPr>
              <w:t>Copenheaver, C.A. 2010</w:t>
            </w:r>
          </w:p>
        </w:tc>
      </w:tr>
      <w:tr w:rsidR="00536E10" w14:paraId="1095E7AA" w14:textId="77777777">
        <w:trPr>
          <w:divId w:val="1359962832"/>
          <w:tblCellSpacing w:w="0" w:type="dxa"/>
          <w:jc w:val="center"/>
        </w:trPr>
        <w:tc>
          <w:tcPr>
            <w:tcW w:w="0" w:type="auto"/>
            <w:tcBorders>
              <w:bottom w:val="single" w:sz="12" w:space="0" w:color="auto"/>
            </w:tcBorders>
            <w:noWrap/>
            <w:tcMar>
              <w:top w:w="0" w:type="dxa"/>
              <w:left w:w="100" w:type="dxa"/>
              <w:bottom w:w="0" w:type="dxa"/>
              <w:right w:w="100" w:type="dxa"/>
            </w:tcMar>
            <w:vAlign w:val="bottom"/>
            <w:hideMark/>
          </w:tcPr>
          <w:p w14:paraId="59FF880B" w14:textId="77777777" w:rsidR="00536E10" w:rsidRDefault="007406EA" w:rsidP="009F0F94">
            <w:pPr>
              <w:spacing w:line="360" w:lineRule="auto"/>
              <w:jc w:val="both"/>
              <w:rPr>
                <w:rFonts w:eastAsia="Times New Roman"/>
              </w:rPr>
            </w:pPr>
            <w:r>
              <w:rPr>
                <w:rFonts w:eastAsia="Times New Roman"/>
              </w:rPr>
              <w:t xml:space="preserve">OC </w:t>
            </w:r>
          </w:p>
        </w:tc>
        <w:tc>
          <w:tcPr>
            <w:tcW w:w="0" w:type="auto"/>
            <w:tcBorders>
              <w:bottom w:val="single" w:sz="12" w:space="0" w:color="auto"/>
            </w:tcBorders>
            <w:noWrap/>
            <w:tcMar>
              <w:top w:w="0" w:type="dxa"/>
              <w:left w:w="100" w:type="dxa"/>
              <w:bottom w:w="0" w:type="dxa"/>
              <w:right w:w="100" w:type="dxa"/>
            </w:tcMar>
            <w:vAlign w:val="bottom"/>
            <w:hideMark/>
          </w:tcPr>
          <w:p w14:paraId="3B12FE8A" w14:textId="77777777" w:rsidR="00536E10" w:rsidRDefault="007406EA" w:rsidP="009F0F94">
            <w:pPr>
              <w:spacing w:line="360" w:lineRule="auto"/>
              <w:jc w:val="both"/>
              <w:rPr>
                <w:rFonts w:eastAsia="Times New Roman"/>
              </w:rPr>
            </w:pPr>
            <w:r>
              <w:rPr>
                <w:rFonts w:eastAsia="Times New Roman"/>
              </w:rPr>
              <w:t xml:space="preserve">39.88, 76.40 </w:t>
            </w:r>
          </w:p>
        </w:tc>
        <w:tc>
          <w:tcPr>
            <w:tcW w:w="0" w:type="auto"/>
            <w:tcBorders>
              <w:bottom w:val="single" w:sz="12" w:space="0" w:color="auto"/>
            </w:tcBorders>
            <w:noWrap/>
            <w:tcMar>
              <w:top w:w="0" w:type="dxa"/>
              <w:left w:w="100" w:type="dxa"/>
              <w:bottom w:w="0" w:type="dxa"/>
              <w:right w:w="100" w:type="dxa"/>
            </w:tcMar>
            <w:vAlign w:val="bottom"/>
            <w:hideMark/>
          </w:tcPr>
          <w:p w14:paraId="62BBC73A" w14:textId="77777777" w:rsidR="00536E10" w:rsidRDefault="007406EA" w:rsidP="009F0F94">
            <w:pPr>
              <w:spacing w:line="360" w:lineRule="auto"/>
              <w:jc w:val="both"/>
              <w:rPr>
                <w:rFonts w:eastAsia="Times New Roman"/>
              </w:rPr>
            </w:pPr>
            <w:r>
              <w:rPr>
                <w:rFonts w:eastAsia="Times New Roman"/>
              </w:rPr>
              <w:t>0.575</w:t>
            </w:r>
          </w:p>
        </w:tc>
        <w:tc>
          <w:tcPr>
            <w:tcW w:w="0" w:type="auto"/>
            <w:tcBorders>
              <w:bottom w:val="single" w:sz="12" w:space="0" w:color="auto"/>
            </w:tcBorders>
            <w:noWrap/>
            <w:tcMar>
              <w:top w:w="0" w:type="dxa"/>
              <w:left w:w="100" w:type="dxa"/>
              <w:bottom w:w="0" w:type="dxa"/>
              <w:right w:w="100" w:type="dxa"/>
            </w:tcMar>
            <w:vAlign w:val="bottom"/>
            <w:hideMark/>
          </w:tcPr>
          <w:p w14:paraId="58D6E6C4" w14:textId="77777777" w:rsidR="00536E10" w:rsidRDefault="007406EA" w:rsidP="009F0F94">
            <w:pPr>
              <w:spacing w:line="360" w:lineRule="auto"/>
              <w:jc w:val="both"/>
              <w:rPr>
                <w:rFonts w:eastAsia="Times New Roman"/>
              </w:rPr>
            </w:pPr>
            <w:r>
              <w:rPr>
                <w:rFonts w:eastAsia="Times New Roman"/>
              </w:rPr>
              <w:t>0.169</w:t>
            </w:r>
          </w:p>
        </w:tc>
        <w:tc>
          <w:tcPr>
            <w:tcW w:w="0" w:type="auto"/>
            <w:tcBorders>
              <w:bottom w:val="single" w:sz="12" w:space="0" w:color="auto"/>
            </w:tcBorders>
            <w:noWrap/>
            <w:tcMar>
              <w:top w:w="0" w:type="dxa"/>
              <w:left w:w="100" w:type="dxa"/>
              <w:bottom w:w="0" w:type="dxa"/>
              <w:right w:w="100" w:type="dxa"/>
            </w:tcMar>
            <w:vAlign w:val="bottom"/>
            <w:hideMark/>
          </w:tcPr>
          <w:p w14:paraId="475FE038" w14:textId="77777777" w:rsidR="00536E10" w:rsidRDefault="007406EA" w:rsidP="009F0F94">
            <w:pPr>
              <w:spacing w:line="360" w:lineRule="auto"/>
              <w:jc w:val="both"/>
              <w:rPr>
                <w:rFonts w:eastAsia="Times New Roman"/>
              </w:rPr>
            </w:pPr>
            <w:r>
              <w:rPr>
                <w:rFonts w:eastAsia="Times New Roman"/>
              </w:rPr>
              <w:t>18</w:t>
            </w:r>
          </w:p>
        </w:tc>
        <w:tc>
          <w:tcPr>
            <w:tcW w:w="0" w:type="auto"/>
            <w:tcBorders>
              <w:bottom w:val="single" w:sz="12" w:space="0" w:color="auto"/>
            </w:tcBorders>
            <w:noWrap/>
            <w:tcMar>
              <w:top w:w="0" w:type="dxa"/>
              <w:left w:w="100" w:type="dxa"/>
              <w:bottom w:w="0" w:type="dxa"/>
              <w:right w:w="100" w:type="dxa"/>
            </w:tcMar>
            <w:vAlign w:val="bottom"/>
            <w:hideMark/>
          </w:tcPr>
          <w:p w14:paraId="44299737" w14:textId="77777777" w:rsidR="00536E10" w:rsidRDefault="007406EA" w:rsidP="009F0F94">
            <w:pPr>
              <w:spacing w:line="360" w:lineRule="auto"/>
              <w:jc w:val="both"/>
              <w:rPr>
                <w:rFonts w:eastAsia="Times New Roman"/>
              </w:rPr>
            </w:pPr>
            <w:r>
              <w:rPr>
                <w:rFonts w:eastAsia="Times New Roman"/>
              </w:rPr>
              <w:t>260.2</w:t>
            </w:r>
          </w:p>
        </w:tc>
        <w:tc>
          <w:tcPr>
            <w:tcW w:w="0" w:type="auto"/>
            <w:tcBorders>
              <w:bottom w:val="single" w:sz="12" w:space="0" w:color="auto"/>
            </w:tcBorders>
            <w:noWrap/>
            <w:tcMar>
              <w:top w:w="0" w:type="dxa"/>
              <w:left w:w="100" w:type="dxa"/>
              <w:bottom w:w="0" w:type="dxa"/>
              <w:right w:w="100" w:type="dxa"/>
            </w:tcMar>
            <w:vAlign w:val="bottom"/>
            <w:hideMark/>
          </w:tcPr>
          <w:p w14:paraId="0A9AEEC7" w14:textId="77777777" w:rsidR="00536E10" w:rsidRDefault="007406EA" w:rsidP="009F0F94">
            <w:pPr>
              <w:spacing w:line="360" w:lineRule="auto"/>
              <w:jc w:val="both"/>
              <w:rPr>
                <w:rFonts w:eastAsia="Times New Roman"/>
              </w:rPr>
            </w:pPr>
            <w:r>
              <w:rPr>
                <w:rFonts w:eastAsia="Times New Roman"/>
              </w:rPr>
              <w:t>1631 - 1981</w:t>
            </w:r>
          </w:p>
        </w:tc>
        <w:tc>
          <w:tcPr>
            <w:tcW w:w="0" w:type="auto"/>
            <w:tcBorders>
              <w:bottom w:val="single" w:sz="12" w:space="0" w:color="auto"/>
            </w:tcBorders>
            <w:noWrap/>
            <w:tcMar>
              <w:top w:w="0" w:type="dxa"/>
              <w:left w:w="100" w:type="dxa"/>
              <w:bottom w:w="0" w:type="dxa"/>
              <w:right w:w="100" w:type="dxa"/>
            </w:tcMar>
            <w:vAlign w:val="bottom"/>
            <w:hideMark/>
          </w:tcPr>
          <w:p w14:paraId="74C6FAF1" w14:textId="77777777" w:rsidR="00536E10" w:rsidRDefault="007406EA" w:rsidP="009F0F94">
            <w:pPr>
              <w:spacing w:line="360" w:lineRule="auto"/>
              <w:jc w:val="both"/>
              <w:rPr>
                <w:rFonts w:eastAsia="Times New Roman"/>
              </w:rPr>
            </w:pPr>
            <w:r>
              <w:rPr>
                <w:rFonts w:eastAsia="Times New Roman"/>
              </w:rPr>
              <w:t xml:space="preserve">Cook, E.R. 1994 </w:t>
            </w:r>
          </w:p>
        </w:tc>
      </w:tr>
      <w:tr w:rsidR="00536E10" w14:paraId="5C5CA05E" w14:textId="77777777">
        <w:trPr>
          <w:divId w:val="1359962832"/>
          <w:tblCellSpacing w:w="0" w:type="dxa"/>
          <w:jc w:val="center"/>
        </w:trPr>
        <w:tc>
          <w:tcPr>
            <w:tcW w:w="0" w:type="auto"/>
            <w:noWrap/>
            <w:tcMar>
              <w:top w:w="0" w:type="dxa"/>
              <w:left w:w="100" w:type="dxa"/>
              <w:bottom w:w="0" w:type="dxa"/>
              <w:right w:w="100" w:type="dxa"/>
            </w:tcMar>
            <w:vAlign w:val="bottom"/>
            <w:hideMark/>
          </w:tcPr>
          <w:p w14:paraId="61E51ED3" w14:textId="77777777" w:rsidR="00536E10" w:rsidRDefault="00536E10" w:rsidP="009F0F94">
            <w:pPr>
              <w:spacing w:line="360" w:lineRule="auto"/>
              <w:jc w:val="both"/>
              <w:rPr>
                <w:rFonts w:eastAsia="Times New Roman"/>
              </w:rPr>
            </w:pPr>
          </w:p>
        </w:tc>
        <w:tc>
          <w:tcPr>
            <w:tcW w:w="0" w:type="auto"/>
            <w:vAlign w:val="bottom"/>
            <w:hideMark/>
          </w:tcPr>
          <w:p w14:paraId="2DDC7C17" w14:textId="77777777" w:rsidR="00536E10" w:rsidRDefault="00536E10" w:rsidP="009F0F94">
            <w:pPr>
              <w:spacing w:line="360" w:lineRule="auto"/>
              <w:jc w:val="both"/>
              <w:rPr>
                <w:rFonts w:eastAsia="Times New Roman"/>
                <w:sz w:val="20"/>
                <w:szCs w:val="20"/>
              </w:rPr>
            </w:pPr>
          </w:p>
        </w:tc>
        <w:tc>
          <w:tcPr>
            <w:tcW w:w="0" w:type="auto"/>
            <w:vAlign w:val="bottom"/>
            <w:hideMark/>
          </w:tcPr>
          <w:p w14:paraId="7E91465C" w14:textId="77777777" w:rsidR="00536E10" w:rsidRDefault="00536E10" w:rsidP="009F0F94">
            <w:pPr>
              <w:spacing w:line="360" w:lineRule="auto"/>
              <w:jc w:val="both"/>
              <w:rPr>
                <w:rFonts w:eastAsia="Times New Roman"/>
                <w:sz w:val="20"/>
                <w:szCs w:val="20"/>
              </w:rPr>
            </w:pPr>
          </w:p>
        </w:tc>
        <w:tc>
          <w:tcPr>
            <w:tcW w:w="0" w:type="auto"/>
            <w:vAlign w:val="bottom"/>
            <w:hideMark/>
          </w:tcPr>
          <w:p w14:paraId="2645269E" w14:textId="77777777" w:rsidR="00536E10" w:rsidRDefault="00536E10" w:rsidP="009F0F94">
            <w:pPr>
              <w:spacing w:line="360" w:lineRule="auto"/>
              <w:jc w:val="both"/>
              <w:rPr>
                <w:rFonts w:eastAsia="Times New Roman"/>
                <w:sz w:val="20"/>
                <w:szCs w:val="20"/>
              </w:rPr>
            </w:pPr>
          </w:p>
        </w:tc>
        <w:tc>
          <w:tcPr>
            <w:tcW w:w="0" w:type="auto"/>
            <w:vAlign w:val="bottom"/>
            <w:hideMark/>
          </w:tcPr>
          <w:p w14:paraId="45E74427" w14:textId="77777777" w:rsidR="00536E10" w:rsidRDefault="00536E10" w:rsidP="009F0F94">
            <w:pPr>
              <w:spacing w:line="360" w:lineRule="auto"/>
              <w:jc w:val="both"/>
              <w:rPr>
                <w:rFonts w:eastAsia="Times New Roman"/>
                <w:sz w:val="20"/>
                <w:szCs w:val="20"/>
              </w:rPr>
            </w:pPr>
          </w:p>
        </w:tc>
        <w:tc>
          <w:tcPr>
            <w:tcW w:w="0" w:type="auto"/>
            <w:vAlign w:val="bottom"/>
            <w:hideMark/>
          </w:tcPr>
          <w:p w14:paraId="542E7451" w14:textId="77777777" w:rsidR="00536E10" w:rsidRDefault="00536E10" w:rsidP="009F0F94">
            <w:pPr>
              <w:spacing w:line="360" w:lineRule="auto"/>
              <w:jc w:val="both"/>
              <w:rPr>
                <w:rFonts w:eastAsia="Times New Roman"/>
                <w:sz w:val="20"/>
                <w:szCs w:val="20"/>
              </w:rPr>
            </w:pPr>
          </w:p>
        </w:tc>
        <w:tc>
          <w:tcPr>
            <w:tcW w:w="0" w:type="auto"/>
            <w:vAlign w:val="bottom"/>
            <w:hideMark/>
          </w:tcPr>
          <w:p w14:paraId="153133B3" w14:textId="77777777" w:rsidR="00536E10" w:rsidRDefault="00536E10" w:rsidP="009F0F94">
            <w:pPr>
              <w:spacing w:line="360" w:lineRule="auto"/>
              <w:jc w:val="both"/>
              <w:rPr>
                <w:rFonts w:eastAsia="Times New Roman"/>
                <w:sz w:val="20"/>
                <w:szCs w:val="20"/>
              </w:rPr>
            </w:pPr>
          </w:p>
        </w:tc>
        <w:tc>
          <w:tcPr>
            <w:tcW w:w="0" w:type="auto"/>
            <w:vAlign w:val="bottom"/>
            <w:hideMark/>
          </w:tcPr>
          <w:p w14:paraId="1B991F90" w14:textId="77777777" w:rsidR="00536E10" w:rsidRDefault="00536E10" w:rsidP="009F0F94">
            <w:pPr>
              <w:spacing w:line="360" w:lineRule="auto"/>
              <w:jc w:val="both"/>
              <w:rPr>
                <w:rFonts w:eastAsia="Times New Roman"/>
                <w:sz w:val="20"/>
                <w:szCs w:val="20"/>
              </w:rPr>
            </w:pPr>
          </w:p>
        </w:tc>
      </w:tr>
    </w:tbl>
    <w:p w14:paraId="688113CF" w14:textId="77777777" w:rsidR="00536E10" w:rsidRDefault="00536E10" w:rsidP="009F0F94">
      <w:pPr>
        <w:spacing w:line="360" w:lineRule="auto"/>
        <w:jc w:val="both"/>
        <w:divId w:val="1252817249"/>
        <w:rPr>
          <w:rFonts w:eastAsia="Times New Roman"/>
        </w:rPr>
      </w:pPr>
    </w:p>
    <w:p w14:paraId="3AE1C7FD" w14:textId="77777777" w:rsidR="00536E10" w:rsidRDefault="007406EA" w:rsidP="009F0F94">
      <w:pPr>
        <w:spacing w:line="360" w:lineRule="auto"/>
        <w:ind w:hanging="480"/>
        <w:jc w:val="both"/>
        <w:divId w:val="484318939"/>
        <w:rPr>
          <w:rFonts w:eastAsia="Times New Roman"/>
        </w:rPr>
      </w:pPr>
      <w:r>
        <w:rPr>
          <w:rStyle w:val="id1"/>
          <w:rFonts w:eastAsia="Times New Roman"/>
        </w:rPr>
        <w:t xml:space="preserve">Table 1: </w:t>
      </w:r>
      <w:r>
        <w:rPr>
          <w:rStyle w:val="content"/>
          <w:rFonts w:eastAsia="Times New Roman"/>
        </w:rPr>
        <w:t xml:space="preserve">Site-specific details for the Brush Mountain (BM), Lynn Hollow, Watchdog Mountain (WD), Craig Creek (CC), and Otter Creek (CC) sites, including location, series intercorrelation (SIC), mean sensitivity (MS), number of series (# Series), mean series length (MSL), and the data citation. </w:t>
      </w:r>
    </w:p>
    <w:p w14:paraId="02C1FBF2" w14:textId="77777777" w:rsidR="00536E10" w:rsidRDefault="00536E10" w:rsidP="009F0F94">
      <w:pPr>
        <w:spacing w:line="360" w:lineRule="auto"/>
        <w:jc w:val="both"/>
        <w:divId w:val="931277208"/>
        <w:rPr>
          <w:rFonts w:eastAsia="Times New Roman"/>
        </w:rPr>
      </w:pPr>
    </w:p>
    <w:p w14:paraId="66EB2DE1" w14:textId="77777777" w:rsidR="00536E10" w:rsidRDefault="00536E10" w:rsidP="009F0F94">
      <w:pPr>
        <w:spacing w:line="360" w:lineRule="auto"/>
        <w:jc w:val="both"/>
        <w:divId w:val="103119210"/>
        <w:rPr>
          <w:rFonts w:eastAsia="Times New Roman"/>
        </w:rPr>
      </w:pPr>
    </w:p>
    <w:tbl>
      <w:tblPr>
        <w:tblW w:w="0" w:type="auto"/>
        <w:jc w:val="center"/>
        <w:tblCellSpacing w:w="0" w:type="dxa"/>
        <w:tblCellMar>
          <w:left w:w="0" w:type="dxa"/>
          <w:right w:w="0" w:type="dxa"/>
        </w:tblCellMar>
        <w:tblLook w:val="04A0" w:firstRow="1" w:lastRow="0" w:firstColumn="1" w:lastColumn="0" w:noHBand="0" w:noVBand="1"/>
      </w:tblPr>
      <w:tblGrid>
        <w:gridCol w:w="774"/>
        <w:gridCol w:w="887"/>
        <w:gridCol w:w="1013"/>
      </w:tblGrid>
      <w:tr w:rsidR="00536E10" w14:paraId="3070E821" w14:textId="77777777">
        <w:trPr>
          <w:divId w:val="1188057131"/>
          <w:tblCellSpacing w:w="0" w:type="dxa"/>
          <w:jc w:val="center"/>
        </w:trPr>
        <w:tc>
          <w:tcPr>
            <w:tcW w:w="0" w:type="auto"/>
            <w:tcBorders>
              <w:top w:val="single" w:sz="12" w:space="0" w:color="auto"/>
            </w:tcBorders>
            <w:noWrap/>
            <w:tcMar>
              <w:top w:w="0" w:type="dxa"/>
              <w:left w:w="100" w:type="dxa"/>
              <w:bottom w:w="0" w:type="dxa"/>
              <w:right w:w="100" w:type="dxa"/>
            </w:tcMar>
            <w:vAlign w:val="bottom"/>
            <w:hideMark/>
          </w:tcPr>
          <w:p w14:paraId="674C0F11" w14:textId="77777777" w:rsidR="00536E10" w:rsidRDefault="00536E10" w:rsidP="009F0F94">
            <w:pPr>
              <w:spacing w:line="360" w:lineRule="auto"/>
              <w:jc w:val="both"/>
              <w:rPr>
                <w:rFonts w:eastAsia="Times New Roman"/>
              </w:rPr>
            </w:pPr>
          </w:p>
        </w:tc>
        <w:tc>
          <w:tcPr>
            <w:tcW w:w="0" w:type="auto"/>
            <w:gridSpan w:val="2"/>
            <w:tcBorders>
              <w:top w:val="single" w:sz="12" w:space="0" w:color="auto"/>
            </w:tcBorders>
            <w:noWrap/>
            <w:tcMar>
              <w:top w:w="0" w:type="dxa"/>
              <w:left w:w="100" w:type="dxa"/>
              <w:bottom w:w="0" w:type="dxa"/>
              <w:right w:w="100" w:type="dxa"/>
            </w:tcMar>
            <w:vAlign w:val="bottom"/>
            <w:hideMark/>
          </w:tcPr>
          <w:p w14:paraId="6BEAF975" w14:textId="77777777" w:rsidR="00536E10" w:rsidRDefault="007406EA" w:rsidP="009F0F94">
            <w:pPr>
              <w:spacing w:line="360" w:lineRule="auto"/>
              <w:jc w:val="both"/>
              <w:rPr>
                <w:rFonts w:eastAsia="Times New Roman"/>
              </w:rPr>
            </w:pPr>
            <w:r>
              <w:rPr>
                <w:rFonts w:eastAsia="Times New Roman"/>
              </w:rPr>
              <w:t>Climate covariate</w:t>
            </w:r>
          </w:p>
        </w:tc>
      </w:tr>
      <w:tr w:rsidR="00536E10" w14:paraId="3A270824" w14:textId="77777777">
        <w:trPr>
          <w:divId w:val="1188057131"/>
          <w:tblCellSpacing w:w="0" w:type="dxa"/>
          <w:jc w:val="center"/>
        </w:trPr>
        <w:tc>
          <w:tcPr>
            <w:tcW w:w="0" w:type="auto"/>
            <w:tcBorders>
              <w:bottom w:val="single" w:sz="6" w:space="0" w:color="auto"/>
            </w:tcBorders>
            <w:noWrap/>
            <w:tcMar>
              <w:top w:w="0" w:type="dxa"/>
              <w:left w:w="100" w:type="dxa"/>
              <w:bottom w:w="0" w:type="dxa"/>
              <w:right w:w="100" w:type="dxa"/>
            </w:tcMar>
            <w:vAlign w:val="bottom"/>
            <w:hideMark/>
          </w:tcPr>
          <w:p w14:paraId="7685FFBE" w14:textId="77777777" w:rsidR="00536E10" w:rsidRDefault="007406EA" w:rsidP="009F0F94">
            <w:pPr>
              <w:spacing w:line="360" w:lineRule="auto"/>
              <w:jc w:val="both"/>
              <w:rPr>
                <w:rFonts w:eastAsia="Times New Roman"/>
              </w:rPr>
            </w:pPr>
            <w:r>
              <w:rPr>
                <w:rFonts w:eastAsia="Times New Roman"/>
              </w:rPr>
              <w:lastRenderedPageBreak/>
              <w:t>Proxy</w:t>
            </w:r>
          </w:p>
        </w:tc>
        <w:tc>
          <w:tcPr>
            <w:tcW w:w="0" w:type="auto"/>
            <w:tcBorders>
              <w:bottom w:val="single" w:sz="6" w:space="0" w:color="auto"/>
            </w:tcBorders>
            <w:noWrap/>
            <w:tcMar>
              <w:top w:w="0" w:type="dxa"/>
              <w:left w:w="100" w:type="dxa"/>
              <w:bottom w:w="0" w:type="dxa"/>
              <w:right w:w="100" w:type="dxa"/>
            </w:tcMar>
            <w:vAlign w:val="bottom"/>
            <w:hideMark/>
          </w:tcPr>
          <w:p w14:paraId="0DB1205A" w14:textId="77777777" w:rsidR="00536E10" w:rsidRDefault="007406EA" w:rsidP="009F0F94">
            <w:pPr>
              <w:spacing w:line="360" w:lineRule="auto"/>
              <w:jc w:val="both"/>
              <w:rPr>
                <w:rFonts w:eastAsia="Times New Roman"/>
              </w:rPr>
            </w:pPr>
            <w:r>
              <w:rPr>
                <w:rFonts w:eastAsia="Times New Roman"/>
              </w:rPr>
              <w:t>mjPR</w:t>
            </w:r>
          </w:p>
        </w:tc>
        <w:tc>
          <w:tcPr>
            <w:tcW w:w="0" w:type="auto"/>
            <w:tcBorders>
              <w:bottom w:val="single" w:sz="6" w:space="0" w:color="auto"/>
            </w:tcBorders>
            <w:noWrap/>
            <w:tcMar>
              <w:top w:w="0" w:type="dxa"/>
              <w:left w:w="100" w:type="dxa"/>
              <w:bottom w:w="0" w:type="dxa"/>
              <w:right w:w="100" w:type="dxa"/>
            </w:tcMar>
            <w:vAlign w:val="bottom"/>
            <w:hideMark/>
          </w:tcPr>
          <w:p w14:paraId="5F32C7C7" w14:textId="77777777" w:rsidR="00536E10" w:rsidRDefault="007406EA" w:rsidP="009F0F94">
            <w:pPr>
              <w:spacing w:line="360" w:lineRule="auto"/>
              <w:jc w:val="both"/>
              <w:rPr>
                <w:rFonts w:eastAsia="Times New Roman"/>
              </w:rPr>
            </w:pPr>
            <w:r>
              <w:rPr>
                <w:rFonts w:eastAsia="Times New Roman"/>
              </w:rPr>
              <w:t>jjPDSI</w:t>
            </w:r>
          </w:p>
        </w:tc>
      </w:tr>
      <w:tr w:rsidR="00536E10" w14:paraId="4D71B838" w14:textId="77777777">
        <w:trPr>
          <w:divId w:val="1188057131"/>
          <w:tblCellSpacing w:w="0" w:type="dxa"/>
          <w:jc w:val="center"/>
        </w:trPr>
        <w:tc>
          <w:tcPr>
            <w:tcW w:w="0" w:type="auto"/>
            <w:noWrap/>
            <w:tcMar>
              <w:top w:w="0" w:type="dxa"/>
              <w:left w:w="100" w:type="dxa"/>
              <w:bottom w:w="0" w:type="dxa"/>
              <w:right w:w="100" w:type="dxa"/>
            </w:tcMar>
            <w:vAlign w:val="bottom"/>
            <w:hideMark/>
          </w:tcPr>
          <w:p w14:paraId="067027AC" w14:textId="77777777" w:rsidR="00536E10" w:rsidRDefault="007406EA" w:rsidP="009F0F94">
            <w:pPr>
              <w:spacing w:line="360" w:lineRule="auto"/>
              <w:jc w:val="both"/>
              <w:rPr>
                <w:rFonts w:eastAsia="Times New Roman"/>
              </w:rPr>
            </w:pPr>
            <w:r>
              <w:rPr>
                <w:rFonts w:eastAsia="Times New Roman"/>
              </w:rPr>
              <w:t xml:space="preserve">BM </w:t>
            </w:r>
          </w:p>
        </w:tc>
        <w:tc>
          <w:tcPr>
            <w:tcW w:w="0" w:type="auto"/>
            <w:noWrap/>
            <w:tcMar>
              <w:top w:w="0" w:type="dxa"/>
              <w:left w:w="100" w:type="dxa"/>
              <w:bottom w:w="0" w:type="dxa"/>
              <w:right w:w="100" w:type="dxa"/>
            </w:tcMar>
            <w:vAlign w:val="bottom"/>
            <w:hideMark/>
          </w:tcPr>
          <w:p w14:paraId="17AE95C1" w14:textId="77777777" w:rsidR="00536E10" w:rsidRDefault="007406EA" w:rsidP="009F0F94">
            <w:pPr>
              <w:spacing w:line="360" w:lineRule="auto"/>
              <w:jc w:val="both"/>
              <w:rPr>
                <w:rFonts w:eastAsia="Times New Roman"/>
              </w:rPr>
            </w:pPr>
            <w:r>
              <w:rPr>
                <w:rFonts w:eastAsia="Times New Roman"/>
              </w:rPr>
              <w:t xml:space="preserve">0.50 </w:t>
            </w:r>
          </w:p>
        </w:tc>
        <w:tc>
          <w:tcPr>
            <w:tcW w:w="0" w:type="auto"/>
            <w:noWrap/>
            <w:tcMar>
              <w:top w:w="0" w:type="dxa"/>
              <w:left w:w="100" w:type="dxa"/>
              <w:bottom w:w="0" w:type="dxa"/>
              <w:right w:w="100" w:type="dxa"/>
            </w:tcMar>
            <w:vAlign w:val="bottom"/>
            <w:hideMark/>
          </w:tcPr>
          <w:p w14:paraId="1FB3BD4B" w14:textId="77777777" w:rsidR="00536E10" w:rsidRDefault="007406EA" w:rsidP="009F0F94">
            <w:pPr>
              <w:spacing w:line="360" w:lineRule="auto"/>
              <w:jc w:val="both"/>
              <w:rPr>
                <w:rFonts w:eastAsia="Times New Roman"/>
              </w:rPr>
            </w:pPr>
            <w:r>
              <w:rPr>
                <w:rFonts w:eastAsia="Times New Roman"/>
              </w:rPr>
              <w:t xml:space="preserve">0.55 </w:t>
            </w:r>
          </w:p>
        </w:tc>
      </w:tr>
      <w:tr w:rsidR="00536E10" w14:paraId="0442A4EB" w14:textId="77777777">
        <w:trPr>
          <w:divId w:val="1188057131"/>
          <w:tblCellSpacing w:w="0" w:type="dxa"/>
          <w:jc w:val="center"/>
        </w:trPr>
        <w:tc>
          <w:tcPr>
            <w:tcW w:w="0" w:type="auto"/>
            <w:noWrap/>
            <w:tcMar>
              <w:top w:w="0" w:type="dxa"/>
              <w:left w:w="100" w:type="dxa"/>
              <w:bottom w:w="0" w:type="dxa"/>
              <w:right w:w="100" w:type="dxa"/>
            </w:tcMar>
            <w:vAlign w:val="bottom"/>
            <w:hideMark/>
          </w:tcPr>
          <w:p w14:paraId="1EB50B3F" w14:textId="77777777" w:rsidR="00536E10" w:rsidRDefault="007406EA" w:rsidP="009F0F94">
            <w:pPr>
              <w:spacing w:line="360" w:lineRule="auto"/>
              <w:jc w:val="both"/>
              <w:rPr>
                <w:rFonts w:eastAsia="Times New Roman"/>
              </w:rPr>
            </w:pPr>
            <w:r>
              <w:rPr>
                <w:rFonts w:eastAsia="Times New Roman"/>
              </w:rPr>
              <w:t xml:space="preserve">LH </w:t>
            </w:r>
          </w:p>
        </w:tc>
        <w:tc>
          <w:tcPr>
            <w:tcW w:w="0" w:type="auto"/>
            <w:noWrap/>
            <w:tcMar>
              <w:top w:w="0" w:type="dxa"/>
              <w:left w:w="100" w:type="dxa"/>
              <w:bottom w:w="0" w:type="dxa"/>
              <w:right w:w="100" w:type="dxa"/>
            </w:tcMar>
            <w:vAlign w:val="bottom"/>
            <w:hideMark/>
          </w:tcPr>
          <w:p w14:paraId="227D2DA1" w14:textId="77777777" w:rsidR="00536E10" w:rsidRDefault="007406EA" w:rsidP="009F0F94">
            <w:pPr>
              <w:spacing w:line="360" w:lineRule="auto"/>
              <w:jc w:val="both"/>
              <w:rPr>
                <w:rFonts w:eastAsia="Times New Roman"/>
              </w:rPr>
            </w:pPr>
            <w:r>
              <w:rPr>
                <w:rFonts w:eastAsia="Times New Roman"/>
              </w:rPr>
              <w:t xml:space="preserve">0.55 </w:t>
            </w:r>
          </w:p>
        </w:tc>
        <w:tc>
          <w:tcPr>
            <w:tcW w:w="0" w:type="auto"/>
            <w:noWrap/>
            <w:tcMar>
              <w:top w:w="0" w:type="dxa"/>
              <w:left w:w="100" w:type="dxa"/>
              <w:bottom w:w="0" w:type="dxa"/>
              <w:right w:w="100" w:type="dxa"/>
            </w:tcMar>
            <w:vAlign w:val="bottom"/>
            <w:hideMark/>
          </w:tcPr>
          <w:p w14:paraId="374C46BD" w14:textId="77777777" w:rsidR="00536E10" w:rsidRDefault="007406EA" w:rsidP="009F0F94">
            <w:pPr>
              <w:spacing w:line="360" w:lineRule="auto"/>
              <w:jc w:val="both"/>
              <w:rPr>
                <w:rFonts w:eastAsia="Times New Roman"/>
              </w:rPr>
            </w:pPr>
            <w:r>
              <w:rPr>
                <w:rFonts w:eastAsia="Times New Roman"/>
              </w:rPr>
              <w:t>0.43</w:t>
            </w:r>
          </w:p>
        </w:tc>
      </w:tr>
      <w:tr w:rsidR="00536E10" w14:paraId="1032E191" w14:textId="77777777">
        <w:trPr>
          <w:divId w:val="1188057131"/>
          <w:tblCellSpacing w:w="0" w:type="dxa"/>
          <w:jc w:val="center"/>
        </w:trPr>
        <w:tc>
          <w:tcPr>
            <w:tcW w:w="0" w:type="auto"/>
            <w:noWrap/>
            <w:tcMar>
              <w:top w:w="0" w:type="dxa"/>
              <w:left w:w="100" w:type="dxa"/>
              <w:bottom w:w="0" w:type="dxa"/>
              <w:right w:w="100" w:type="dxa"/>
            </w:tcMar>
            <w:vAlign w:val="bottom"/>
            <w:hideMark/>
          </w:tcPr>
          <w:p w14:paraId="0BBD8033" w14:textId="77777777" w:rsidR="00536E10" w:rsidRDefault="007406EA" w:rsidP="009F0F94">
            <w:pPr>
              <w:spacing w:line="360" w:lineRule="auto"/>
              <w:jc w:val="both"/>
              <w:rPr>
                <w:rFonts w:eastAsia="Times New Roman"/>
              </w:rPr>
            </w:pPr>
            <w:r>
              <w:rPr>
                <w:rFonts w:eastAsia="Times New Roman"/>
              </w:rPr>
              <w:t xml:space="preserve">WD </w:t>
            </w:r>
          </w:p>
        </w:tc>
        <w:tc>
          <w:tcPr>
            <w:tcW w:w="0" w:type="auto"/>
            <w:noWrap/>
            <w:tcMar>
              <w:top w:w="0" w:type="dxa"/>
              <w:left w:w="100" w:type="dxa"/>
              <w:bottom w:w="0" w:type="dxa"/>
              <w:right w:w="100" w:type="dxa"/>
            </w:tcMar>
            <w:vAlign w:val="bottom"/>
            <w:hideMark/>
          </w:tcPr>
          <w:p w14:paraId="7FEBDA2C" w14:textId="77777777" w:rsidR="00536E10" w:rsidRDefault="007406EA" w:rsidP="009F0F94">
            <w:pPr>
              <w:spacing w:line="360" w:lineRule="auto"/>
              <w:jc w:val="both"/>
              <w:rPr>
                <w:rFonts w:eastAsia="Times New Roman"/>
              </w:rPr>
            </w:pPr>
            <w:r>
              <w:rPr>
                <w:rFonts w:eastAsia="Times New Roman"/>
              </w:rPr>
              <w:t xml:space="preserve">0.39 </w:t>
            </w:r>
          </w:p>
        </w:tc>
        <w:tc>
          <w:tcPr>
            <w:tcW w:w="0" w:type="auto"/>
            <w:noWrap/>
            <w:tcMar>
              <w:top w:w="0" w:type="dxa"/>
              <w:left w:w="100" w:type="dxa"/>
              <w:bottom w:w="0" w:type="dxa"/>
              <w:right w:w="100" w:type="dxa"/>
            </w:tcMar>
            <w:vAlign w:val="bottom"/>
            <w:hideMark/>
          </w:tcPr>
          <w:p w14:paraId="161DCC4A" w14:textId="77777777" w:rsidR="00536E10" w:rsidRDefault="007406EA" w:rsidP="009F0F94">
            <w:pPr>
              <w:spacing w:line="360" w:lineRule="auto"/>
              <w:jc w:val="both"/>
              <w:rPr>
                <w:rFonts w:eastAsia="Times New Roman"/>
              </w:rPr>
            </w:pPr>
            <w:r>
              <w:rPr>
                <w:rFonts w:eastAsia="Times New Roman"/>
              </w:rPr>
              <w:t xml:space="preserve">0.61 </w:t>
            </w:r>
          </w:p>
        </w:tc>
      </w:tr>
      <w:tr w:rsidR="00536E10" w14:paraId="45DB8C31" w14:textId="77777777">
        <w:trPr>
          <w:divId w:val="1188057131"/>
          <w:tblCellSpacing w:w="0" w:type="dxa"/>
          <w:jc w:val="center"/>
        </w:trPr>
        <w:tc>
          <w:tcPr>
            <w:tcW w:w="0" w:type="auto"/>
            <w:noWrap/>
            <w:tcMar>
              <w:top w:w="0" w:type="dxa"/>
              <w:left w:w="100" w:type="dxa"/>
              <w:bottom w:w="0" w:type="dxa"/>
              <w:right w:w="100" w:type="dxa"/>
            </w:tcMar>
            <w:vAlign w:val="bottom"/>
            <w:hideMark/>
          </w:tcPr>
          <w:p w14:paraId="0B043160" w14:textId="77777777" w:rsidR="00536E10" w:rsidRDefault="007406EA" w:rsidP="009F0F94">
            <w:pPr>
              <w:spacing w:line="360" w:lineRule="auto"/>
              <w:jc w:val="both"/>
              <w:rPr>
                <w:rFonts w:eastAsia="Times New Roman"/>
              </w:rPr>
            </w:pPr>
            <w:r>
              <w:rPr>
                <w:rFonts w:eastAsia="Times New Roman"/>
              </w:rPr>
              <w:t xml:space="preserve">CC </w:t>
            </w:r>
          </w:p>
        </w:tc>
        <w:tc>
          <w:tcPr>
            <w:tcW w:w="0" w:type="auto"/>
            <w:noWrap/>
            <w:tcMar>
              <w:top w:w="0" w:type="dxa"/>
              <w:left w:w="100" w:type="dxa"/>
              <w:bottom w:w="0" w:type="dxa"/>
              <w:right w:w="100" w:type="dxa"/>
            </w:tcMar>
            <w:vAlign w:val="bottom"/>
            <w:hideMark/>
          </w:tcPr>
          <w:p w14:paraId="3AE6DE1B" w14:textId="77777777" w:rsidR="00536E10" w:rsidRDefault="007406EA" w:rsidP="009F0F94">
            <w:pPr>
              <w:spacing w:line="360" w:lineRule="auto"/>
              <w:jc w:val="both"/>
              <w:rPr>
                <w:rFonts w:eastAsia="Times New Roman"/>
              </w:rPr>
            </w:pPr>
            <w:r>
              <w:rPr>
                <w:rFonts w:eastAsia="Times New Roman"/>
              </w:rPr>
              <w:t xml:space="preserve">0.39 </w:t>
            </w:r>
          </w:p>
        </w:tc>
        <w:tc>
          <w:tcPr>
            <w:tcW w:w="0" w:type="auto"/>
            <w:noWrap/>
            <w:tcMar>
              <w:top w:w="0" w:type="dxa"/>
              <w:left w:w="100" w:type="dxa"/>
              <w:bottom w:w="0" w:type="dxa"/>
              <w:right w:w="100" w:type="dxa"/>
            </w:tcMar>
            <w:vAlign w:val="bottom"/>
            <w:hideMark/>
          </w:tcPr>
          <w:p w14:paraId="45E38E6C" w14:textId="77777777" w:rsidR="00536E10" w:rsidRDefault="007406EA" w:rsidP="009F0F94">
            <w:pPr>
              <w:spacing w:line="360" w:lineRule="auto"/>
              <w:jc w:val="both"/>
              <w:rPr>
                <w:rFonts w:eastAsia="Times New Roman"/>
              </w:rPr>
            </w:pPr>
            <w:r>
              <w:rPr>
                <w:rFonts w:eastAsia="Times New Roman"/>
              </w:rPr>
              <w:t xml:space="preserve">0.50 </w:t>
            </w:r>
          </w:p>
        </w:tc>
      </w:tr>
      <w:tr w:rsidR="00536E10" w14:paraId="332DD139" w14:textId="77777777">
        <w:trPr>
          <w:divId w:val="1188057131"/>
          <w:tblCellSpacing w:w="0" w:type="dxa"/>
          <w:jc w:val="center"/>
        </w:trPr>
        <w:tc>
          <w:tcPr>
            <w:tcW w:w="0" w:type="auto"/>
            <w:noWrap/>
            <w:tcMar>
              <w:top w:w="0" w:type="dxa"/>
              <w:left w:w="100" w:type="dxa"/>
              <w:bottom w:w="0" w:type="dxa"/>
              <w:right w:w="100" w:type="dxa"/>
            </w:tcMar>
            <w:vAlign w:val="bottom"/>
            <w:hideMark/>
          </w:tcPr>
          <w:p w14:paraId="129E0E2B" w14:textId="77777777" w:rsidR="00536E10" w:rsidRDefault="007406EA" w:rsidP="009F0F94">
            <w:pPr>
              <w:spacing w:line="360" w:lineRule="auto"/>
              <w:jc w:val="both"/>
              <w:rPr>
                <w:rFonts w:eastAsia="Times New Roman"/>
              </w:rPr>
            </w:pPr>
            <w:r>
              <w:rPr>
                <w:rFonts w:eastAsia="Times New Roman"/>
              </w:rPr>
              <w:t xml:space="preserve">OC </w:t>
            </w:r>
          </w:p>
        </w:tc>
        <w:tc>
          <w:tcPr>
            <w:tcW w:w="0" w:type="auto"/>
            <w:noWrap/>
            <w:tcMar>
              <w:top w:w="0" w:type="dxa"/>
              <w:left w:w="100" w:type="dxa"/>
              <w:bottom w:w="0" w:type="dxa"/>
              <w:right w:w="100" w:type="dxa"/>
            </w:tcMar>
            <w:vAlign w:val="bottom"/>
            <w:hideMark/>
          </w:tcPr>
          <w:p w14:paraId="54923D58" w14:textId="77777777" w:rsidR="00536E10" w:rsidRDefault="007406EA" w:rsidP="009F0F94">
            <w:pPr>
              <w:spacing w:line="360" w:lineRule="auto"/>
              <w:jc w:val="both"/>
              <w:rPr>
                <w:rFonts w:eastAsia="Times New Roman"/>
              </w:rPr>
            </w:pPr>
            <w:r>
              <w:rPr>
                <w:rFonts w:eastAsia="Times New Roman"/>
              </w:rPr>
              <w:t>0.24*</w:t>
            </w:r>
          </w:p>
        </w:tc>
        <w:tc>
          <w:tcPr>
            <w:tcW w:w="0" w:type="auto"/>
            <w:noWrap/>
            <w:tcMar>
              <w:top w:w="0" w:type="dxa"/>
              <w:left w:w="100" w:type="dxa"/>
              <w:bottom w:w="0" w:type="dxa"/>
              <w:right w:w="100" w:type="dxa"/>
            </w:tcMar>
            <w:vAlign w:val="bottom"/>
            <w:hideMark/>
          </w:tcPr>
          <w:p w14:paraId="09483BE1" w14:textId="77777777" w:rsidR="00536E10" w:rsidRDefault="007406EA" w:rsidP="009F0F94">
            <w:pPr>
              <w:spacing w:line="360" w:lineRule="auto"/>
              <w:jc w:val="both"/>
              <w:rPr>
                <w:rFonts w:eastAsia="Times New Roman"/>
              </w:rPr>
            </w:pPr>
            <w:r>
              <w:rPr>
                <w:rFonts w:eastAsia="Times New Roman"/>
              </w:rPr>
              <w:t xml:space="preserve">0.25* </w:t>
            </w:r>
          </w:p>
        </w:tc>
      </w:tr>
      <w:tr w:rsidR="00536E10" w14:paraId="4A8D8231" w14:textId="77777777">
        <w:trPr>
          <w:divId w:val="1188057131"/>
          <w:tblCellSpacing w:w="0" w:type="dxa"/>
          <w:jc w:val="center"/>
        </w:trPr>
        <w:tc>
          <w:tcPr>
            <w:tcW w:w="0" w:type="auto"/>
            <w:tcBorders>
              <w:bottom w:val="single" w:sz="12" w:space="0" w:color="auto"/>
            </w:tcBorders>
            <w:noWrap/>
            <w:tcMar>
              <w:top w:w="0" w:type="dxa"/>
              <w:left w:w="100" w:type="dxa"/>
              <w:bottom w:w="0" w:type="dxa"/>
              <w:right w:w="100" w:type="dxa"/>
            </w:tcMar>
            <w:vAlign w:val="bottom"/>
            <w:hideMark/>
          </w:tcPr>
          <w:p w14:paraId="7FC0512B" w14:textId="77777777" w:rsidR="00536E10" w:rsidRDefault="007406EA" w:rsidP="009F0F94">
            <w:pPr>
              <w:spacing w:line="360" w:lineRule="auto"/>
              <w:jc w:val="both"/>
              <w:rPr>
                <w:rFonts w:eastAsia="Times New Roman"/>
              </w:rPr>
            </w:pPr>
            <w:r>
              <w:rPr>
                <w:rFonts w:eastAsia="Times New Roman"/>
              </w:rPr>
              <w:t xml:space="preserve">PC1 </w:t>
            </w:r>
          </w:p>
        </w:tc>
        <w:tc>
          <w:tcPr>
            <w:tcW w:w="0" w:type="auto"/>
            <w:tcBorders>
              <w:bottom w:val="single" w:sz="12" w:space="0" w:color="auto"/>
            </w:tcBorders>
            <w:noWrap/>
            <w:tcMar>
              <w:top w:w="0" w:type="dxa"/>
              <w:left w:w="100" w:type="dxa"/>
              <w:bottom w:w="0" w:type="dxa"/>
              <w:right w:w="100" w:type="dxa"/>
            </w:tcMar>
            <w:vAlign w:val="bottom"/>
            <w:hideMark/>
          </w:tcPr>
          <w:p w14:paraId="0FF6DA2E" w14:textId="77777777" w:rsidR="00536E10" w:rsidRDefault="007406EA" w:rsidP="009F0F94">
            <w:pPr>
              <w:spacing w:line="360" w:lineRule="auto"/>
              <w:jc w:val="both"/>
              <w:rPr>
                <w:rFonts w:eastAsia="Times New Roman"/>
              </w:rPr>
            </w:pPr>
            <w:r>
              <w:rPr>
                <w:rFonts w:eastAsia="Times New Roman"/>
              </w:rPr>
              <w:t xml:space="preserve">0.64 </w:t>
            </w:r>
          </w:p>
        </w:tc>
        <w:tc>
          <w:tcPr>
            <w:tcW w:w="0" w:type="auto"/>
            <w:tcBorders>
              <w:bottom w:val="single" w:sz="12" w:space="0" w:color="auto"/>
            </w:tcBorders>
            <w:noWrap/>
            <w:tcMar>
              <w:top w:w="0" w:type="dxa"/>
              <w:left w:w="100" w:type="dxa"/>
              <w:bottom w:w="0" w:type="dxa"/>
              <w:right w:w="100" w:type="dxa"/>
            </w:tcMar>
            <w:vAlign w:val="bottom"/>
            <w:hideMark/>
          </w:tcPr>
          <w:p w14:paraId="0C1CDE6C" w14:textId="77777777" w:rsidR="00536E10" w:rsidRDefault="007406EA" w:rsidP="009F0F94">
            <w:pPr>
              <w:spacing w:line="360" w:lineRule="auto"/>
              <w:jc w:val="both"/>
              <w:rPr>
                <w:rFonts w:eastAsia="Times New Roman"/>
              </w:rPr>
            </w:pPr>
            <w:r>
              <w:rPr>
                <w:rFonts w:eastAsia="Times New Roman"/>
              </w:rPr>
              <w:t xml:space="preserve">0.67 </w:t>
            </w:r>
          </w:p>
        </w:tc>
      </w:tr>
      <w:tr w:rsidR="00536E10" w14:paraId="30F8F442" w14:textId="77777777">
        <w:trPr>
          <w:divId w:val="1188057131"/>
          <w:tblCellSpacing w:w="0" w:type="dxa"/>
          <w:jc w:val="center"/>
        </w:trPr>
        <w:tc>
          <w:tcPr>
            <w:tcW w:w="0" w:type="auto"/>
            <w:noWrap/>
            <w:tcMar>
              <w:top w:w="0" w:type="dxa"/>
              <w:left w:w="100" w:type="dxa"/>
              <w:bottom w:w="0" w:type="dxa"/>
              <w:right w:w="100" w:type="dxa"/>
            </w:tcMar>
            <w:vAlign w:val="bottom"/>
            <w:hideMark/>
          </w:tcPr>
          <w:p w14:paraId="31C86B0B" w14:textId="77777777" w:rsidR="00536E10" w:rsidRDefault="00536E10" w:rsidP="009F0F94">
            <w:pPr>
              <w:spacing w:line="360" w:lineRule="auto"/>
              <w:jc w:val="both"/>
              <w:rPr>
                <w:rFonts w:eastAsia="Times New Roman"/>
              </w:rPr>
            </w:pPr>
          </w:p>
        </w:tc>
        <w:tc>
          <w:tcPr>
            <w:tcW w:w="0" w:type="auto"/>
            <w:vAlign w:val="bottom"/>
            <w:hideMark/>
          </w:tcPr>
          <w:p w14:paraId="70BF4548" w14:textId="77777777" w:rsidR="00536E10" w:rsidRDefault="00536E10" w:rsidP="009F0F94">
            <w:pPr>
              <w:spacing w:line="360" w:lineRule="auto"/>
              <w:jc w:val="both"/>
              <w:rPr>
                <w:rFonts w:eastAsia="Times New Roman"/>
                <w:sz w:val="20"/>
                <w:szCs w:val="20"/>
              </w:rPr>
            </w:pPr>
          </w:p>
        </w:tc>
        <w:tc>
          <w:tcPr>
            <w:tcW w:w="0" w:type="auto"/>
            <w:vAlign w:val="bottom"/>
            <w:hideMark/>
          </w:tcPr>
          <w:p w14:paraId="74D1D583" w14:textId="77777777" w:rsidR="00536E10" w:rsidRDefault="00536E10" w:rsidP="009F0F94">
            <w:pPr>
              <w:spacing w:line="360" w:lineRule="auto"/>
              <w:jc w:val="both"/>
              <w:rPr>
                <w:rFonts w:eastAsia="Times New Roman"/>
                <w:sz w:val="20"/>
                <w:szCs w:val="20"/>
              </w:rPr>
            </w:pPr>
          </w:p>
        </w:tc>
      </w:tr>
    </w:tbl>
    <w:p w14:paraId="59BF5095" w14:textId="77777777" w:rsidR="00536E10" w:rsidRDefault="00536E10" w:rsidP="009F0F94">
      <w:pPr>
        <w:spacing w:line="360" w:lineRule="auto"/>
        <w:jc w:val="both"/>
        <w:divId w:val="2141681300"/>
        <w:rPr>
          <w:rFonts w:eastAsia="Times New Roman"/>
        </w:rPr>
      </w:pPr>
    </w:p>
    <w:p w14:paraId="1B833E58" w14:textId="77777777" w:rsidR="00536E10" w:rsidRDefault="007406EA" w:rsidP="009F0F94">
      <w:pPr>
        <w:spacing w:line="360" w:lineRule="auto"/>
        <w:ind w:hanging="480"/>
        <w:jc w:val="both"/>
        <w:divId w:val="529537816"/>
        <w:rPr>
          <w:rFonts w:eastAsia="Times New Roman"/>
        </w:rPr>
      </w:pPr>
      <w:r>
        <w:rPr>
          <w:rStyle w:val="id1"/>
          <w:rFonts w:eastAsia="Times New Roman"/>
        </w:rPr>
        <w:t xml:space="preserve">Table 2: </w:t>
      </w:r>
      <w:r>
        <w:rPr>
          <w:rStyle w:val="content"/>
          <w:rFonts w:eastAsia="Times New Roman"/>
        </w:rPr>
        <w:t xml:space="preserve">Correlations between the growth proxies (site chronologies and first principal component PC1) with both the averaged May-June precipitation (mjPR) and averaged June-July PDSI (jjPDSI). All correlation statistics were significant at the </w:t>
      </w:r>
      <w:r>
        <w:rPr>
          <w:rStyle w:val="zplmr7m-x-x-1091"/>
          <w:rFonts w:eastAsia="Times New Roman"/>
        </w:rPr>
        <w:t xml:space="preserve">p &lt; </w:t>
      </w:r>
      <w:r>
        <w:rPr>
          <w:rStyle w:val="pplr9t-x-x-109"/>
          <w:rFonts w:eastAsia="Times New Roman"/>
        </w:rPr>
        <w:t xml:space="preserve">0.01 </w:t>
      </w:r>
      <w:r>
        <w:rPr>
          <w:rStyle w:val="content"/>
          <w:rFonts w:eastAsia="Times New Roman"/>
        </w:rPr>
        <w:t xml:space="preserve">level except those indicated by *, which were significant at the </w:t>
      </w:r>
      <w:r>
        <w:rPr>
          <w:rStyle w:val="zplmr7m-x-x-1091"/>
          <w:rFonts w:eastAsia="Times New Roman"/>
        </w:rPr>
        <w:t xml:space="preserve">p &lt; </w:t>
      </w:r>
      <w:r>
        <w:rPr>
          <w:rStyle w:val="pplr9t-x-x-109"/>
          <w:rFonts w:eastAsia="Times New Roman"/>
        </w:rPr>
        <w:t xml:space="preserve">0.05 </w:t>
      </w:r>
      <w:r>
        <w:rPr>
          <w:rStyle w:val="content"/>
          <w:rFonts w:eastAsia="Times New Roman"/>
        </w:rPr>
        <w:t>level.</w:t>
      </w:r>
    </w:p>
    <w:p w14:paraId="14FB841F" w14:textId="77777777" w:rsidR="00536E10" w:rsidRDefault="00536E10" w:rsidP="009F0F94">
      <w:pPr>
        <w:spacing w:line="360" w:lineRule="auto"/>
        <w:jc w:val="both"/>
        <w:divId w:val="103119210"/>
        <w:rPr>
          <w:rFonts w:eastAsia="Times New Roman"/>
        </w:rPr>
      </w:pPr>
    </w:p>
    <w:p w14:paraId="10085E0D" w14:textId="77777777" w:rsidR="00536E10" w:rsidRDefault="00536E10" w:rsidP="009F0F94">
      <w:pPr>
        <w:spacing w:line="360" w:lineRule="auto"/>
        <w:jc w:val="both"/>
        <w:divId w:val="1625037428"/>
        <w:rPr>
          <w:rFonts w:eastAsia="Times New Roman"/>
        </w:rPr>
      </w:pPr>
    </w:p>
    <w:tbl>
      <w:tblPr>
        <w:tblW w:w="0" w:type="auto"/>
        <w:jc w:val="center"/>
        <w:tblCellSpacing w:w="0" w:type="dxa"/>
        <w:tblCellMar>
          <w:left w:w="0" w:type="dxa"/>
          <w:right w:w="0" w:type="dxa"/>
        </w:tblCellMar>
        <w:tblLook w:val="04A0" w:firstRow="1" w:lastRow="0" w:firstColumn="1" w:lastColumn="0" w:noHBand="0" w:noVBand="1"/>
      </w:tblPr>
      <w:tblGrid>
        <w:gridCol w:w="1715"/>
        <w:gridCol w:w="1080"/>
        <w:gridCol w:w="947"/>
        <w:gridCol w:w="1080"/>
        <w:gridCol w:w="1247"/>
      </w:tblGrid>
      <w:tr w:rsidR="00536E10" w14:paraId="373D563D" w14:textId="77777777">
        <w:trPr>
          <w:divId w:val="691568639"/>
          <w:tblCellSpacing w:w="0" w:type="dxa"/>
          <w:jc w:val="center"/>
        </w:trPr>
        <w:tc>
          <w:tcPr>
            <w:tcW w:w="0" w:type="auto"/>
            <w:tcBorders>
              <w:top w:val="single" w:sz="12" w:space="0" w:color="auto"/>
            </w:tcBorders>
            <w:noWrap/>
            <w:tcMar>
              <w:top w:w="0" w:type="dxa"/>
              <w:left w:w="100" w:type="dxa"/>
              <w:bottom w:w="0" w:type="dxa"/>
              <w:right w:w="100" w:type="dxa"/>
            </w:tcMar>
            <w:vAlign w:val="bottom"/>
            <w:hideMark/>
          </w:tcPr>
          <w:p w14:paraId="2C0CC276" w14:textId="77777777" w:rsidR="00536E10" w:rsidRDefault="00536E10" w:rsidP="009F0F94">
            <w:pPr>
              <w:spacing w:line="360" w:lineRule="auto"/>
              <w:jc w:val="both"/>
              <w:rPr>
                <w:rFonts w:eastAsia="Times New Roman"/>
              </w:rPr>
            </w:pPr>
          </w:p>
        </w:tc>
        <w:tc>
          <w:tcPr>
            <w:tcW w:w="0" w:type="auto"/>
            <w:gridSpan w:val="2"/>
            <w:tcBorders>
              <w:top w:val="single" w:sz="12" w:space="0" w:color="auto"/>
            </w:tcBorders>
            <w:noWrap/>
            <w:tcMar>
              <w:top w:w="0" w:type="dxa"/>
              <w:left w:w="100" w:type="dxa"/>
              <w:bottom w:w="0" w:type="dxa"/>
              <w:right w:w="100" w:type="dxa"/>
            </w:tcMar>
            <w:vAlign w:val="bottom"/>
            <w:hideMark/>
          </w:tcPr>
          <w:p w14:paraId="008CE304" w14:textId="77777777" w:rsidR="00536E10" w:rsidRDefault="007406EA" w:rsidP="009F0F94">
            <w:pPr>
              <w:spacing w:line="360" w:lineRule="auto"/>
              <w:jc w:val="both"/>
              <w:rPr>
                <w:rFonts w:eastAsia="Times New Roman"/>
              </w:rPr>
            </w:pPr>
            <w:r>
              <w:rPr>
                <w:rFonts w:eastAsia="Times New Roman"/>
              </w:rPr>
              <w:t>mjPR</w:t>
            </w:r>
          </w:p>
        </w:tc>
        <w:tc>
          <w:tcPr>
            <w:tcW w:w="0" w:type="auto"/>
            <w:gridSpan w:val="2"/>
            <w:tcBorders>
              <w:top w:val="single" w:sz="12" w:space="0" w:color="auto"/>
            </w:tcBorders>
            <w:noWrap/>
            <w:tcMar>
              <w:top w:w="0" w:type="dxa"/>
              <w:left w:w="100" w:type="dxa"/>
              <w:bottom w:w="0" w:type="dxa"/>
              <w:right w:w="100" w:type="dxa"/>
            </w:tcMar>
            <w:vAlign w:val="bottom"/>
            <w:hideMark/>
          </w:tcPr>
          <w:p w14:paraId="37EDC222" w14:textId="77777777" w:rsidR="00536E10" w:rsidRDefault="007406EA" w:rsidP="009F0F94">
            <w:pPr>
              <w:spacing w:line="360" w:lineRule="auto"/>
              <w:jc w:val="both"/>
              <w:rPr>
                <w:rFonts w:eastAsia="Times New Roman"/>
              </w:rPr>
            </w:pPr>
            <w:r>
              <w:rPr>
                <w:rFonts w:eastAsia="Times New Roman"/>
              </w:rPr>
              <w:t>jjPDSI</w:t>
            </w:r>
          </w:p>
        </w:tc>
      </w:tr>
      <w:tr w:rsidR="00536E10" w14:paraId="30113E3D" w14:textId="77777777">
        <w:trPr>
          <w:divId w:val="691568639"/>
          <w:tblCellSpacing w:w="0" w:type="dxa"/>
          <w:jc w:val="center"/>
        </w:trPr>
        <w:tc>
          <w:tcPr>
            <w:tcW w:w="0" w:type="auto"/>
            <w:tcBorders>
              <w:bottom w:val="single" w:sz="4" w:space="0" w:color="auto"/>
            </w:tcBorders>
            <w:noWrap/>
            <w:tcMar>
              <w:top w:w="0" w:type="dxa"/>
              <w:left w:w="100" w:type="dxa"/>
              <w:bottom w:w="0" w:type="dxa"/>
              <w:right w:w="100" w:type="dxa"/>
            </w:tcMar>
            <w:vAlign w:val="bottom"/>
            <w:hideMark/>
          </w:tcPr>
          <w:p w14:paraId="472236D4" w14:textId="77777777" w:rsidR="00536E10" w:rsidRDefault="00536E10" w:rsidP="009F0F94">
            <w:pPr>
              <w:spacing w:line="360" w:lineRule="auto"/>
              <w:jc w:val="both"/>
              <w:rPr>
                <w:rFonts w:eastAsia="Times New Roman"/>
              </w:rPr>
            </w:pPr>
          </w:p>
        </w:tc>
        <w:tc>
          <w:tcPr>
            <w:tcW w:w="0" w:type="auto"/>
            <w:gridSpan w:val="2"/>
            <w:tcBorders>
              <w:bottom w:val="single" w:sz="4" w:space="0" w:color="auto"/>
            </w:tcBorders>
            <w:noWrap/>
            <w:tcMar>
              <w:top w:w="0" w:type="dxa"/>
              <w:left w:w="100" w:type="dxa"/>
              <w:bottom w:w="0" w:type="dxa"/>
              <w:right w:w="100" w:type="dxa"/>
            </w:tcMar>
            <w:vAlign w:val="bottom"/>
            <w:hideMark/>
          </w:tcPr>
          <w:p w14:paraId="069E4699" w14:textId="77777777" w:rsidR="00536E10" w:rsidRDefault="00536E10" w:rsidP="009F0F94">
            <w:pPr>
              <w:spacing w:line="360" w:lineRule="auto"/>
              <w:jc w:val="both"/>
              <w:rPr>
                <w:rFonts w:eastAsia="Times New Roman"/>
              </w:rPr>
            </w:pPr>
          </w:p>
        </w:tc>
        <w:tc>
          <w:tcPr>
            <w:tcW w:w="0" w:type="auto"/>
            <w:vAlign w:val="bottom"/>
            <w:hideMark/>
          </w:tcPr>
          <w:p w14:paraId="01071E6C" w14:textId="77777777" w:rsidR="00536E10" w:rsidRDefault="00536E10" w:rsidP="009F0F94">
            <w:pPr>
              <w:spacing w:line="360" w:lineRule="auto"/>
              <w:jc w:val="both"/>
              <w:rPr>
                <w:rFonts w:eastAsia="Times New Roman"/>
                <w:sz w:val="20"/>
                <w:szCs w:val="20"/>
              </w:rPr>
            </w:pPr>
          </w:p>
        </w:tc>
        <w:tc>
          <w:tcPr>
            <w:tcW w:w="0" w:type="auto"/>
            <w:vAlign w:val="bottom"/>
            <w:hideMark/>
          </w:tcPr>
          <w:p w14:paraId="0926C99D" w14:textId="77777777" w:rsidR="00536E10" w:rsidRDefault="00536E10" w:rsidP="009F0F94">
            <w:pPr>
              <w:spacing w:line="360" w:lineRule="auto"/>
              <w:jc w:val="both"/>
              <w:rPr>
                <w:rFonts w:eastAsia="Times New Roman"/>
                <w:sz w:val="20"/>
                <w:szCs w:val="20"/>
              </w:rPr>
            </w:pPr>
          </w:p>
        </w:tc>
      </w:tr>
      <w:tr w:rsidR="00536E10" w14:paraId="2441FBEE" w14:textId="77777777">
        <w:trPr>
          <w:divId w:val="691568639"/>
          <w:tblCellSpacing w:w="0" w:type="dxa"/>
          <w:jc w:val="center"/>
        </w:trPr>
        <w:tc>
          <w:tcPr>
            <w:tcW w:w="0" w:type="auto"/>
            <w:gridSpan w:val="3"/>
            <w:tcBorders>
              <w:bottom w:val="single" w:sz="4" w:space="0" w:color="auto"/>
            </w:tcBorders>
            <w:noWrap/>
            <w:tcMar>
              <w:top w:w="0" w:type="dxa"/>
              <w:left w:w="100" w:type="dxa"/>
              <w:bottom w:w="0" w:type="dxa"/>
              <w:right w:w="100" w:type="dxa"/>
            </w:tcMar>
            <w:vAlign w:val="bottom"/>
            <w:hideMark/>
          </w:tcPr>
          <w:p w14:paraId="208D83F7" w14:textId="77777777" w:rsidR="00536E10" w:rsidRDefault="00536E10" w:rsidP="009F0F94">
            <w:pPr>
              <w:spacing w:line="360" w:lineRule="auto"/>
              <w:jc w:val="both"/>
              <w:rPr>
                <w:rFonts w:eastAsia="Times New Roman"/>
              </w:rPr>
            </w:pPr>
          </w:p>
        </w:tc>
        <w:tc>
          <w:tcPr>
            <w:tcW w:w="0" w:type="auto"/>
            <w:gridSpan w:val="2"/>
            <w:tcBorders>
              <w:bottom w:val="single" w:sz="4" w:space="0" w:color="auto"/>
            </w:tcBorders>
            <w:noWrap/>
            <w:tcMar>
              <w:top w:w="0" w:type="dxa"/>
              <w:left w:w="100" w:type="dxa"/>
              <w:bottom w:w="0" w:type="dxa"/>
              <w:right w:w="100" w:type="dxa"/>
            </w:tcMar>
            <w:vAlign w:val="bottom"/>
            <w:hideMark/>
          </w:tcPr>
          <w:p w14:paraId="700C55BC" w14:textId="77777777" w:rsidR="00536E10" w:rsidRDefault="00536E10" w:rsidP="009F0F94">
            <w:pPr>
              <w:spacing w:line="360" w:lineRule="auto"/>
              <w:jc w:val="both"/>
              <w:rPr>
                <w:rFonts w:eastAsia="Times New Roman"/>
              </w:rPr>
            </w:pPr>
          </w:p>
        </w:tc>
      </w:tr>
      <w:tr w:rsidR="00536E10" w14:paraId="12D5B9F7" w14:textId="77777777">
        <w:trPr>
          <w:divId w:val="691568639"/>
          <w:tblCellSpacing w:w="0" w:type="dxa"/>
          <w:jc w:val="center"/>
        </w:trPr>
        <w:tc>
          <w:tcPr>
            <w:tcW w:w="0" w:type="auto"/>
            <w:tcBorders>
              <w:bottom w:val="single" w:sz="6" w:space="0" w:color="auto"/>
            </w:tcBorders>
            <w:noWrap/>
            <w:tcMar>
              <w:top w:w="0" w:type="dxa"/>
              <w:left w:w="100" w:type="dxa"/>
              <w:bottom w:w="0" w:type="dxa"/>
              <w:right w:w="100" w:type="dxa"/>
            </w:tcMar>
            <w:vAlign w:val="bottom"/>
            <w:hideMark/>
          </w:tcPr>
          <w:p w14:paraId="126AA79D" w14:textId="77777777" w:rsidR="00536E10" w:rsidRDefault="00536E10" w:rsidP="009F0F94">
            <w:pPr>
              <w:spacing w:line="360" w:lineRule="auto"/>
              <w:jc w:val="both"/>
              <w:rPr>
                <w:rFonts w:eastAsia="Times New Roman"/>
              </w:rPr>
            </w:pPr>
          </w:p>
        </w:tc>
        <w:tc>
          <w:tcPr>
            <w:tcW w:w="0" w:type="auto"/>
            <w:tcBorders>
              <w:bottom w:val="single" w:sz="6" w:space="0" w:color="auto"/>
            </w:tcBorders>
            <w:noWrap/>
            <w:tcMar>
              <w:top w:w="0" w:type="dxa"/>
              <w:left w:w="100" w:type="dxa"/>
              <w:bottom w:w="0" w:type="dxa"/>
              <w:right w:w="100" w:type="dxa"/>
            </w:tcMar>
            <w:vAlign w:val="bottom"/>
            <w:hideMark/>
          </w:tcPr>
          <w:p w14:paraId="20ACF6D2" w14:textId="77777777" w:rsidR="00536E10" w:rsidRDefault="007406EA" w:rsidP="009F0F94">
            <w:pPr>
              <w:spacing w:line="360" w:lineRule="auto"/>
              <w:jc w:val="both"/>
              <w:rPr>
                <w:rFonts w:eastAsia="Times New Roman"/>
              </w:rPr>
            </w:pPr>
            <w:commentRangeStart w:id="616"/>
            <w:r>
              <w:rPr>
                <w:rFonts w:eastAsia="Times New Roman"/>
              </w:rPr>
              <w:t>early cal.</w:t>
            </w:r>
          </w:p>
        </w:tc>
        <w:tc>
          <w:tcPr>
            <w:tcW w:w="0" w:type="auto"/>
            <w:tcBorders>
              <w:bottom w:val="single" w:sz="6" w:space="0" w:color="auto"/>
            </w:tcBorders>
            <w:noWrap/>
            <w:tcMar>
              <w:top w:w="0" w:type="dxa"/>
              <w:left w:w="100" w:type="dxa"/>
              <w:bottom w:w="0" w:type="dxa"/>
              <w:right w:w="100" w:type="dxa"/>
            </w:tcMar>
            <w:vAlign w:val="bottom"/>
            <w:hideMark/>
          </w:tcPr>
          <w:p w14:paraId="2685A664" w14:textId="77777777" w:rsidR="00536E10" w:rsidRDefault="007406EA" w:rsidP="009F0F94">
            <w:pPr>
              <w:spacing w:line="360" w:lineRule="auto"/>
              <w:jc w:val="both"/>
              <w:rPr>
                <w:rFonts w:eastAsia="Times New Roman"/>
              </w:rPr>
            </w:pPr>
            <w:r>
              <w:rPr>
                <w:rFonts w:eastAsia="Times New Roman"/>
              </w:rPr>
              <w:t>late cal.</w:t>
            </w:r>
          </w:p>
        </w:tc>
        <w:tc>
          <w:tcPr>
            <w:tcW w:w="0" w:type="auto"/>
            <w:tcBorders>
              <w:bottom w:val="single" w:sz="6" w:space="0" w:color="auto"/>
            </w:tcBorders>
            <w:noWrap/>
            <w:tcMar>
              <w:top w:w="0" w:type="dxa"/>
              <w:left w:w="100" w:type="dxa"/>
              <w:bottom w:w="0" w:type="dxa"/>
              <w:right w:w="100" w:type="dxa"/>
            </w:tcMar>
            <w:vAlign w:val="bottom"/>
            <w:hideMark/>
          </w:tcPr>
          <w:p w14:paraId="704D0478" w14:textId="77777777" w:rsidR="00536E10" w:rsidRDefault="007406EA" w:rsidP="009F0F94">
            <w:pPr>
              <w:spacing w:line="360" w:lineRule="auto"/>
              <w:jc w:val="both"/>
              <w:rPr>
                <w:rFonts w:eastAsia="Times New Roman"/>
              </w:rPr>
            </w:pPr>
            <w:r>
              <w:rPr>
                <w:rFonts w:eastAsia="Times New Roman"/>
              </w:rPr>
              <w:t>early cal.</w:t>
            </w:r>
          </w:p>
        </w:tc>
        <w:tc>
          <w:tcPr>
            <w:tcW w:w="0" w:type="auto"/>
            <w:tcBorders>
              <w:bottom w:val="single" w:sz="6" w:space="0" w:color="auto"/>
            </w:tcBorders>
            <w:noWrap/>
            <w:tcMar>
              <w:top w:w="0" w:type="dxa"/>
              <w:left w:w="100" w:type="dxa"/>
              <w:bottom w:w="0" w:type="dxa"/>
              <w:right w:w="100" w:type="dxa"/>
            </w:tcMar>
            <w:vAlign w:val="bottom"/>
            <w:hideMark/>
          </w:tcPr>
          <w:p w14:paraId="55B16DFF" w14:textId="77777777" w:rsidR="00536E10" w:rsidRDefault="007406EA" w:rsidP="009F0F94">
            <w:pPr>
              <w:spacing w:line="360" w:lineRule="auto"/>
              <w:jc w:val="both"/>
              <w:rPr>
                <w:rFonts w:eastAsia="Times New Roman"/>
              </w:rPr>
            </w:pPr>
            <w:r>
              <w:rPr>
                <w:rFonts w:eastAsia="Times New Roman"/>
              </w:rPr>
              <w:t>late cal.</w:t>
            </w:r>
            <w:commentRangeEnd w:id="616"/>
            <w:r w:rsidR="00650BCF">
              <w:rPr>
                <w:rStyle w:val="CommentReference"/>
              </w:rPr>
              <w:commentReference w:id="616"/>
            </w:r>
          </w:p>
        </w:tc>
      </w:tr>
      <w:tr w:rsidR="00536E10" w14:paraId="269AD724" w14:textId="77777777">
        <w:trPr>
          <w:divId w:val="691568639"/>
          <w:tblCellSpacing w:w="0" w:type="dxa"/>
          <w:jc w:val="center"/>
        </w:trPr>
        <w:tc>
          <w:tcPr>
            <w:tcW w:w="0" w:type="auto"/>
            <w:noWrap/>
            <w:tcMar>
              <w:top w:w="0" w:type="dxa"/>
              <w:left w:w="100" w:type="dxa"/>
              <w:bottom w:w="0" w:type="dxa"/>
              <w:right w:w="100" w:type="dxa"/>
            </w:tcMar>
            <w:vAlign w:val="bottom"/>
            <w:hideMark/>
          </w:tcPr>
          <w:p w14:paraId="2C4BE28B" w14:textId="77777777" w:rsidR="00536E10" w:rsidRDefault="007406EA" w:rsidP="009F0F94">
            <w:pPr>
              <w:spacing w:line="360" w:lineRule="auto"/>
              <w:jc w:val="both"/>
              <w:rPr>
                <w:rFonts w:eastAsia="Times New Roman"/>
              </w:rPr>
            </w:pPr>
            <w:r>
              <w:rPr>
                <w:rFonts w:eastAsia="Times New Roman"/>
              </w:rPr>
              <w:t xml:space="preserve">RE </w:t>
            </w:r>
          </w:p>
        </w:tc>
        <w:tc>
          <w:tcPr>
            <w:tcW w:w="0" w:type="auto"/>
            <w:noWrap/>
            <w:tcMar>
              <w:top w:w="0" w:type="dxa"/>
              <w:left w:w="100" w:type="dxa"/>
              <w:bottom w:w="0" w:type="dxa"/>
              <w:right w:w="100" w:type="dxa"/>
            </w:tcMar>
            <w:vAlign w:val="bottom"/>
            <w:hideMark/>
          </w:tcPr>
          <w:p w14:paraId="763EAF9B" w14:textId="77777777" w:rsidR="00536E10" w:rsidRDefault="007406EA" w:rsidP="009F0F94">
            <w:pPr>
              <w:spacing w:line="360" w:lineRule="auto"/>
              <w:jc w:val="both"/>
              <w:rPr>
                <w:rFonts w:eastAsia="Times New Roman"/>
              </w:rPr>
            </w:pPr>
            <w:r>
              <w:rPr>
                <w:rFonts w:eastAsia="Times New Roman"/>
              </w:rPr>
              <w:t xml:space="preserve">0.11 </w:t>
            </w:r>
          </w:p>
        </w:tc>
        <w:tc>
          <w:tcPr>
            <w:tcW w:w="0" w:type="auto"/>
            <w:noWrap/>
            <w:tcMar>
              <w:top w:w="0" w:type="dxa"/>
              <w:left w:w="100" w:type="dxa"/>
              <w:bottom w:w="0" w:type="dxa"/>
              <w:right w:w="100" w:type="dxa"/>
            </w:tcMar>
            <w:vAlign w:val="bottom"/>
            <w:hideMark/>
          </w:tcPr>
          <w:p w14:paraId="5DE3C797" w14:textId="77777777" w:rsidR="00536E10" w:rsidRDefault="007406EA" w:rsidP="009F0F94">
            <w:pPr>
              <w:spacing w:line="360" w:lineRule="auto"/>
              <w:jc w:val="both"/>
              <w:rPr>
                <w:rFonts w:eastAsia="Times New Roman"/>
              </w:rPr>
            </w:pPr>
            <w:r>
              <w:rPr>
                <w:rFonts w:eastAsia="Times New Roman"/>
              </w:rPr>
              <w:t xml:space="preserve">0.40 </w:t>
            </w:r>
          </w:p>
        </w:tc>
        <w:tc>
          <w:tcPr>
            <w:tcW w:w="0" w:type="auto"/>
            <w:noWrap/>
            <w:tcMar>
              <w:top w:w="0" w:type="dxa"/>
              <w:left w:w="100" w:type="dxa"/>
              <w:bottom w:w="0" w:type="dxa"/>
              <w:right w:w="100" w:type="dxa"/>
            </w:tcMar>
            <w:vAlign w:val="bottom"/>
            <w:hideMark/>
          </w:tcPr>
          <w:p w14:paraId="066CD67B" w14:textId="77777777" w:rsidR="00536E10" w:rsidRDefault="007406EA" w:rsidP="009F0F94">
            <w:pPr>
              <w:spacing w:line="360" w:lineRule="auto"/>
              <w:jc w:val="both"/>
              <w:rPr>
                <w:rFonts w:eastAsia="Times New Roman"/>
              </w:rPr>
            </w:pPr>
            <w:r>
              <w:rPr>
                <w:rFonts w:eastAsia="Times New Roman"/>
              </w:rPr>
              <w:t xml:space="preserve">0.52 </w:t>
            </w:r>
          </w:p>
        </w:tc>
        <w:tc>
          <w:tcPr>
            <w:tcW w:w="0" w:type="auto"/>
            <w:noWrap/>
            <w:tcMar>
              <w:top w:w="0" w:type="dxa"/>
              <w:left w:w="100" w:type="dxa"/>
              <w:bottom w:w="0" w:type="dxa"/>
              <w:right w:w="100" w:type="dxa"/>
            </w:tcMar>
            <w:vAlign w:val="bottom"/>
            <w:hideMark/>
          </w:tcPr>
          <w:p w14:paraId="186CF25F" w14:textId="77777777" w:rsidR="00536E10" w:rsidRDefault="007406EA" w:rsidP="009F0F94">
            <w:pPr>
              <w:spacing w:line="360" w:lineRule="auto"/>
              <w:jc w:val="both"/>
              <w:rPr>
                <w:rFonts w:eastAsia="Times New Roman"/>
              </w:rPr>
            </w:pPr>
            <w:r>
              <w:rPr>
                <w:rFonts w:eastAsia="Times New Roman"/>
              </w:rPr>
              <w:t xml:space="preserve">-0.16 </w:t>
            </w:r>
          </w:p>
        </w:tc>
      </w:tr>
      <w:tr w:rsidR="00536E10" w14:paraId="596C5C15" w14:textId="77777777">
        <w:trPr>
          <w:divId w:val="691568639"/>
          <w:tblCellSpacing w:w="0" w:type="dxa"/>
          <w:jc w:val="center"/>
        </w:trPr>
        <w:tc>
          <w:tcPr>
            <w:tcW w:w="0" w:type="auto"/>
            <w:noWrap/>
            <w:tcMar>
              <w:top w:w="0" w:type="dxa"/>
              <w:left w:w="100" w:type="dxa"/>
              <w:bottom w:w="0" w:type="dxa"/>
              <w:right w:w="100" w:type="dxa"/>
            </w:tcMar>
            <w:vAlign w:val="bottom"/>
            <w:hideMark/>
          </w:tcPr>
          <w:p w14:paraId="1D3C5580" w14:textId="77777777" w:rsidR="00536E10" w:rsidRDefault="007406EA" w:rsidP="009F0F94">
            <w:pPr>
              <w:spacing w:line="360" w:lineRule="auto"/>
              <w:jc w:val="both"/>
              <w:rPr>
                <w:rFonts w:eastAsia="Times New Roman"/>
              </w:rPr>
            </w:pPr>
            <w:r>
              <w:rPr>
                <w:rFonts w:eastAsia="Times New Roman"/>
              </w:rPr>
              <w:t xml:space="preserve">CE </w:t>
            </w:r>
          </w:p>
        </w:tc>
        <w:tc>
          <w:tcPr>
            <w:tcW w:w="0" w:type="auto"/>
            <w:noWrap/>
            <w:tcMar>
              <w:top w:w="0" w:type="dxa"/>
              <w:left w:w="100" w:type="dxa"/>
              <w:bottom w:w="0" w:type="dxa"/>
              <w:right w:w="100" w:type="dxa"/>
            </w:tcMar>
            <w:vAlign w:val="bottom"/>
            <w:hideMark/>
          </w:tcPr>
          <w:p w14:paraId="2EA8C5AD" w14:textId="77777777" w:rsidR="00536E10" w:rsidRDefault="007406EA" w:rsidP="009F0F94">
            <w:pPr>
              <w:spacing w:line="360" w:lineRule="auto"/>
              <w:jc w:val="both"/>
              <w:rPr>
                <w:rFonts w:eastAsia="Times New Roman"/>
              </w:rPr>
            </w:pPr>
            <w:r>
              <w:rPr>
                <w:rFonts w:eastAsia="Times New Roman"/>
              </w:rPr>
              <w:t xml:space="preserve">0.11 </w:t>
            </w:r>
          </w:p>
        </w:tc>
        <w:tc>
          <w:tcPr>
            <w:tcW w:w="0" w:type="auto"/>
            <w:noWrap/>
            <w:tcMar>
              <w:top w:w="0" w:type="dxa"/>
              <w:left w:w="100" w:type="dxa"/>
              <w:bottom w:w="0" w:type="dxa"/>
              <w:right w:w="100" w:type="dxa"/>
            </w:tcMar>
            <w:vAlign w:val="bottom"/>
            <w:hideMark/>
          </w:tcPr>
          <w:p w14:paraId="1BB43DD7" w14:textId="77777777" w:rsidR="00536E10" w:rsidRDefault="007406EA" w:rsidP="009F0F94">
            <w:pPr>
              <w:spacing w:line="360" w:lineRule="auto"/>
              <w:jc w:val="both"/>
              <w:rPr>
                <w:rFonts w:eastAsia="Times New Roman"/>
              </w:rPr>
            </w:pPr>
            <w:r>
              <w:rPr>
                <w:rFonts w:eastAsia="Times New Roman"/>
              </w:rPr>
              <w:t xml:space="preserve">0.39 </w:t>
            </w:r>
          </w:p>
        </w:tc>
        <w:tc>
          <w:tcPr>
            <w:tcW w:w="0" w:type="auto"/>
            <w:noWrap/>
            <w:tcMar>
              <w:top w:w="0" w:type="dxa"/>
              <w:left w:w="100" w:type="dxa"/>
              <w:bottom w:w="0" w:type="dxa"/>
              <w:right w:w="100" w:type="dxa"/>
            </w:tcMar>
            <w:vAlign w:val="bottom"/>
            <w:hideMark/>
          </w:tcPr>
          <w:p w14:paraId="6CB51939" w14:textId="77777777" w:rsidR="00536E10" w:rsidRDefault="007406EA" w:rsidP="009F0F94">
            <w:pPr>
              <w:spacing w:line="360" w:lineRule="auto"/>
              <w:jc w:val="both"/>
              <w:rPr>
                <w:rFonts w:eastAsia="Times New Roman"/>
              </w:rPr>
            </w:pPr>
            <w:r>
              <w:rPr>
                <w:rFonts w:eastAsia="Times New Roman"/>
              </w:rPr>
              <w:t xml:space="preserve">0.48 </w:t>
            </w:r>
          </w:p>
        </w:tc>
        <w:tc>
          <w:tcPr>
            <w:tcW w:w="0" w:type="auto"/>
            <w:noWrap/>
            <w:tcMar>
              <w:top w:w="0" w:type="dxa"/>
              <w:left w:w="100" w:type="dxa"/>
              <w:bottom w:w="0" w:type="dxa"/>
              <w:right w:w="100" w:type="dxa"/>
            </w:tcMar>
            <w:vAlign w:val="bottom"/>
            <w:hideMark/>
          </w:tcPr>
          <w:p w14:paraId="7A95A1C7" w14:textId="77777777" w:rsidR="00536E10" w:rsidRDefault="007406EA" w:rsidP="009F0F94">
            <w:pPr>
              <w:spacing w:line="360" w:lineRule="auto"/>
              <w:jc w:val="both"/>
              <w:rPr>
                <w:rFonts w:eastAsia="Times New Roman"/>
              </w:rPr>
            </w:pPr>
            <w:r>
              <w:rPr>
                <w:rFonts w:eastAsia="Times New Roman"/>
              </w:rPr>
              <w:t xml:space="preserve">-0.33 </w:t>
            </w:r>
          </w:p>
        </w:tc>
      </w:tr>
      <w:tr w:rsidR="00536E10" w14:paraId="76FD5880" w14:textId="77777777">
        <w:trPr>
          <w:divId w:val="691568639"/>
          <w:tblCellSpacing w:w="0" w:type="dxa"/>
          <w:jc w:val="center"/>
        </w:trPr>
        <w:tc>
          <w:tcPr>
            <w:tcW w:w="0" w:type="auto"/>
            <w:noWrap/>
            <w:tcMar>
              <w:top w:w="0" w:type="dxa"/>
              <w:left w:w="100" w:type="dxa"/>
              <w:bottom w:w="0" w:type="dxa"/>
              <w:right w:w="100" w:type="dxa"/>
            </w:tcMar>
            <w:vAlign w:val="bottom"/>
            <w:hideMark/>
          </w:tcPr>
          <w:p w14:paraId="2D157729" w14:textId="6A0461F6" w:rsidR="00536E10" w:rsidRDefault="007406EA" w:rsidP="009F0F94">
            <w:pPr>
              <w:spacing w:line="360" w:lineRule="auto"/>
              <w:jc w:val="both"/>
              <w:rPr>
                <w:rFonts w:eastAsia="Times New Roman"/>
              </w:rPr>
            </w:pPr>
            <w:r>
              <w:rPr>
                <w:rFonts w:eastAsia="Times New Roman"/>
              </w:rPr>
              <w:t xml:space="preserve">Calibration </w:t>
            </w:r>
            <w:ins w:id="617" w:author="Author">
              <w:r w:rsidR="00F17CEE">
                <w:rPr>
                  <w:rStyle w:val="zplmr7m-x-x-1091"/>
                </w:rPr>
                <w:t>R</w:t>
              </w:r>
            </w:ins>
            <w:del w:id="618" w:author="Author">
              <w:r w:rsidDel="00F17CEE">
                <w:rPr>
                  <w:rStyle w:val="zplmr7m-x-x-1091"/>
                  <w:rFonts w:eastAsia="Times New Roman"/>
                </w:rPr>
                <w:delText>r</w:delText>
              </w:r>
            </w:del>
            <w:r>
              <w:rPr>
                <w:rStyle w:val="pplr9t-x-x-801"/>
                <w:rFonts w:eastAsia="Times New Roman"/>
                <w:vertAlign w:val="superscript"/>
              </w:rPr>
              <w:t>2</w:t>
            </w:r>
          </w:p>
        </w:tc>
        <w:tc>
          <w:tcPr>
            <w:tcW w:w="0" w:type="auto"/>
            <w:noWrap/>
            <w:tcMar>
              <w:top w:w="0" w:type="dxa"/>
              <w:left w:w="100" w:type="dxa"/>
              <w:bottom w:w="0" w:type="dxa"/>
              <w:right w:w="100" w:type="dxa"/>
            </w:tcMar>
            <w:vAlign w:val="bottom"/>
            <w:hideMark/>
          </w:tcPr>
          <w:p w14:paraId="2B891818" w14:textId="77777777" w:rsidR="00536E10" w:rsidRDefault="007406EA" w:rsidP="009F0F94">
            <w:pPr>
              <w:spacing w:line="360" w:lineRule="auto"/>
              <w:jc w:val="both"/>
              <w:rPr>
                <w:rFonts w:eastAsia="Times New Roman"/>
              </w:rPr>
            </w:pPr>
            <w:r>
              <w:rPr>
                <w:rFonts w:eastAsia="Times New Roman"/>
              </w:rPr>
              <w:t xml:space="preserve">0.69 </w:t>
            </w:r>
          </w:p>
        </w:tc>
        <w:tc>
          <w:tcPr>
            <w:tcW w:w="0" w:type="auto"/>
            <w:noWrap/>
            <w:tcMar>
              <w:top w:w="0" w:type="dxa"/>
              <w:left w:w="100" w:type="dxa"/>
              <w:bottom w:w="0" w:type="dxa"/>
              <w:right w:w="100" w:type="dxa"/>
            </w:tcMar>
            <w:vAlign w:val="bottom"/>
            <w:hideMark/>
          </w:tcPr>
          <w:p w14:paraId="456E0D09" w14:textId="77777777" w:rsidR="00536E10" w:rsidRDefault="007406EA" w:rsidP="009F0F94">
            <w:pPr>
              <w:spacing w:line="360" w:lineRule="auto"/>
              <w:jc w:val="both"/>
              <w:rPr>
                <w:rFonts w:eastAsia="Times New Roman"/>
              </w:rPr>
            </w:pPr>
            <w:r>
              <w:rPr>
                <w:rFonts w:eastAsia="Times New Roman"/>
              </w:rPr>
              <w:t xml:space="preserve">0.57 </w:t>
            </w:r>
          </w:p>
        </w:tc>
        <w:tc>
          <w:tcPr>
            <w:tcW w:w="0" w:type="auto"/>
            <w:noWrap/>
            <w:tcMar>
              <w:top w:w="0" w:type="dxa"/>
              <w:left w:w="100" w:type="dxa"/>
              <w:bottom w:w="0" w:type="dxa"/>
              <w:right w:w="100" w:type="dxa"/>
            </w:tcMar>
            <w:vAlign w:val="bottom"/>
            <w:hideMark/>
          </w:tcPr>
          <w:p w14:paraId="29F6F494" w14:textId="77777777" w:rsidR="00536E10" w:rsidRDefault="007406EA" w:rsidP="009F0F94">
            <w:pPr>
              <w:spacing w:line="360" w:lineRule="auto"/>
              <w:jc w:val="both"/>
              <w:rPr>
                <w:rFonts w:eastAsia="Times New Roman"/>
              </w:rPr>
            </w:pPr>
            <w:r>
              <w:rPr>
                <w:rFonts w:eastAsia="Times New Roman"/>
              </w:rPr>
              <w:t xml:space="preserve">0.61 </w:t>
            </w:r>
          </w:p>
        </w:tc>
        <w:tc>
          <w:tcPr>
            <w:tcW w:w="0" w:type="auto"/>
            <w:noWrap/>
            <w:tcMar>
              <w:top w:w="0" w:type="dxa"/>
              <w:left w:w="100" w:type="dxa"/>
              <w:bottom w:w="0" w:type="dxa"/>
              <w:right w:w="100" w:type="dxa"/>
            </w:tcMar>
            <w:vAlign w:val="bottom"/>
            <w:hideMark/>
          </w:tcPr>
          <w:p w14:paraId="0211913C" w14:textId="77777777" w:rsidR="00536E10" w:rsidRDefault="007406EA" w:rsidP="009F0F94">
            <w:pPr>
              <w:spacing w:line="360" w:lineRule="auto"/>
              <w:jc w:val="both"/>
              <w:rPr>
                <w:rFonts w:eastAsia="Times New Roman"/>
              </w:rPr>
            </w:pPr>
            <w:r>
              <w:rPr>
                <w:rFonts w:eastAsia="Times New Roman"/>
              </w:rPr>
              <w:t xml:space="preserve">0.75 </w:t>
            </w:r>
          </w:p>
        </w:tc>
      </w:tr>
      <w:tr w:rsidR="00536E10" w14:paraId="5A78E7BF" w14:textId="77777777">
        <w:trPr>
          <w:divId w:val="691568639"/>
          <w:tblCellSpacing w:w="0" w:type="dxa"/>
          <w:jc w:val="center"/>
        </w:trPr>
        <w:tc>
          <w:tcPr>
            <w:tcW w:w="0" w:type="auto"/>
            <w:noWrap/>
            <w:tcMar>
              <w:top w:w="0" w:type="dxa"/>
              <w:left w:w="100" w:type="dxa"/>
              <w:bottom w:w="0" w:type="dxa"/>
              <w:right w:w="100" w:type="dxa"/>
            </w:tcMar>
            <w:vAlign w:val="bottom"/>
            <w:hideMark/>
          </w:tcPr>
          <w:p w14:paraId="70391F0F" w14:textId="452EFE65" w:rsidR="00536E10" w:rsidRDefault="007406EA" w:rsidP="009F0F94">
            <w:pPr>
              <w:spacing w:line="360" w:lineRule="auto"/>
              <w:jc w:val="both"/>
              <w:rPr>
                <w:rFonts w:eastAsia="Times New Roman"/>
              </w:rPr>
            </w:pPr>
            <w:r>
              <w:rPr>
                <w:rFonts w:eastAsia="Times New Roman"/>
              </w:rPr>
              <w:t xml:space="preserve">Verification </w:t>
            </w:r>
            <w:ins w:id="619" w:author="Author">
              <w:r w:rsidR="00F17CEE">
                <w:rPr>
                  <w:rStyle w:val="zplmr7m-x-x-1091"/>
                </w:rPr>
                <w:t>R</w:t>
              </w:r>
            </w:ins>
            <w:del w:id="620" w:author="Author">
              <w:r w:rsidDel="00F17CEE">
                <w:rPr>
                  <w:rStyle w:val="zplmr7m-x-x-1091"/>
                  <w:rFonts w:eastAsia="Times New Roman"/>
                </w:rPr>
                <w:delText>r</w:delText>
              </w:r>
            </w:del>
            <w:r>
              <w:rPr>
                <w:rStyle w:val="pplr9t-x-x-801"/>
                <w:rFonts w:eastAsia="Times New Roman"/>
                <w:vertAlign w:val="superscript"/>
              </w:rPr>
              <w:t>2</w:t>
            </w:r>
          </w:p>
        </w:tc>
        <w:tc>
          <w:tcPr>
            <w:tcW w:w="0" w:type="auto"/>
            <w:noWrap/>
            <w:tcMar>
              <w:top w:w="0" w:type="dxa"/>
              <w:left w:w="100" w:type="dxa"/>
              <w:bottom w:w="0" w:type="dxa"/>
              <w:right w:w="100" w:type="dxa"/>
            </w:tcMar>
            <w:vAlign w:val="bottom"/>
            <w:hideMark/>
          </w:tcPr>
          <w:p w14:paraId="5A697D41" w14:textId="77777777" w:rsidR="00536E10" w:rsidRDefault="007406EA" w:rsidP="009F0F94">
            <w:pPr>
              <w:spacing w:line="360" w:lineRule="auto"/>
              <w:jc w:val="both"/>
              <w:rPr>
                <w:rFonts w:eastAsia="Times New Roman"/>
              </w:rPr>
            </w:pPr>
            <w:r>
              <w:rPr>
                <w:rFonts w:eastAsia="Times New Roman"/>
              </w:rPr>
              <w:t xml:space="preserve">0.57 </w:t>
            </w:r>
          </w:p>
        </w:tc>
        <w:tc>
          <w:tcPr>
            <w:tcW w:w="0" w:type="auto"/>
            <w:noWrap/>
            <w:tcMar>
              <w:top w:w="0" w:type="dxa"/>
              <w:left w:w="100" w:type="dxa"/>
              <w:bottom w:w="0" w:type="dxa"/>
              <w:right w:w="100" w:type="dxa"/>
            </w:tcMar>
            <w:vAlign w:val="bottom"/>
            <w:hideMark/>
          </w:tcPr>
          <w:p w14:paraId="1BF71BBB" w14:textId="77777777" w:rsidR="00536E10" w:rsidRDefault="007406EA" w:rsidP="009F0F94">
            <w:pPr>
              <w:spacing w:line="360" w:lineRule="auto"/>
              <w:jc w:val="both"/>
              <w:rPr>
                <w:rFonts w:eastAsia="Times New Roman"/>
              </w:rPr>
            </w:pPr>
            <w:r>
              <w:rPr>
                <w:rFonts w:eastAsia="Times New Roman"/>
              </w:rPr>
              <w:t xml:space="preserve">0.69 </w:t>
            </w:r>
          </w:p>
        </w:tc>
        <w:tc>
          <w:tcPr>
            <w:tcW w:w="0" w:type="auto"/>
            <w:noWrap/>
            <w:tcMar>
              <w:top w:w="0" w:type="dxa"/>
              <w:left w:w="100" w:type="dxa"/>
              <w:bottom w:w="0" w:type="dxa"/>
              <w:right w:w="100" w:type="dxa"/>
            </w:tcMar>
            <w:vAlign w:val="bottom"/>
            <w:hideMark/>
          </w:tcPr>
          <w:p w14:paraId="71EF84BC" w14:textId="77777777" w:rsidR="00536E10" w:rsidRDefault="007406EA" w:rsidP="009F0F94">
            <w:pPr>
              <w:spacing w:line="360" w:lineRule="auto"/>
              <w:jc w:val="both"/>
              <w:rPr>
                <w:rFonts w:eastAsia="Times New Roman"/>
              </w:rPr>
            </w:pPr>
            <w:r>
              <w:rPr>
                <w:rFonts w:eastAsia="Times New Roman"/>
              </w:rPr>
              <w:t xml:space="preserve">0.75 </w:t>
            </w:r>
          </w:p>
        </w:tc>
        <w:tc>
          <w:tcPr>
            <w:tcW w:w="0" w:type="auto"/>
            <w:noWrap/>
            <w:tcMar>
              <w:top w:w="0" w:type="dxa"/>
              <w:left w:w="100" w:type="dxa"/>
              <w:bottom w:w="0" w:type="dxa"/>
              <w:right w:w="100" w:type="dxa"/>
            </w:tcMar>
            <w:vAlign w:val="bottom"/>
            <w:hideMark/>
          </w:tcPr>
          <w:p w14:paraId="0CC41C28" w14:textId="77777777" w:rsidR="00536E10" w:rsidRDefault="007406EA" w:rsidP="009F0F94">
            <w:pPr>
              <w:spacing w:line="360" w:lineRule="auto"/>
              <w:jc w:val="both"/>
              <w:rPr>
                <w:rFonts w:eastAsia="Times New Roman"/>
              </w:rPr>
            </w:pPr>
            <w:r>
              <w:rPr>
                <w:rFonts w:eastAsia="Times New Roman"/>
              </w:rPr>
              <w:t xml:space="preserve">0.61 </w:t>
            </w:r>
          </w:p>
        </w:tc>
      </w:tr>
      <w:tr w:rsidR="00536E10" w14:paraId="28E23ACD" w14:textId="77777777">
        <w:trPr>
          <w:divId w:val="691568639"/>
          <w:tblCellSpacing w:w="0" w:type="dxa"/>
          <w:jc w:val="center"/>
        </w:trPr>
        <w:tc>
          <w:tcPr>
            <w:tcW w:w="0" w:type="auto"/>
            <w:tcBorders>
              <w:bottom w:val="single" w:sz="12" w:space="0" w:color="auto"/>
            </w:tcBorders>
            <w:noWrap/>
            <w:tcMar>
              <w:top w:w="0" w:type="dxa"/>
              <w:left w:w="100" w:type="dxa"/>
              <w:bottom w:w="0" w:type="dxa"/>
              <w:right w:w="100" w:type="dxa"/>
            </w:tcMar>
            <w:vAlign w:val="bottom"/>
            <w:hideMark/>
          </w:tcPr>
          <w:p w14:paraId="6B5F7395" w14:textId="77777777" w:rsidR="00536E10" w:rsidRDefault="007406EA" w:rsidP="009F0F94">
            <w:pPr>
              <w:spacing w:line="360" w:lineRule="auto"/>
              <w:jc w:val="both"/>
              <w:rPr>
                <w:rFonts w:eastAsia="Times New Roman"/>
              </w:rPr>
            </w:pPr>
            <w:commentRangeStart w:id="621"/>
            <w:r>
              <w:rPr>
                <w:rFonts w:eastAsia="Times New Roman"/>
              </w:rPr>
              <w:t xml:space="preserve">GLK </w:t>
            </w:r>
          </w:p>
        </w:tc>
        <w:tc>
          <w:tcPr>
            <w:tcW w:w="0" w:type="auto"/>
            <w:tcBorders>
              <w:bottom w:val="single" w:sz="12" w:space="0" w:color="auto"/>
            </w:tcBorders>
            <w:noWrap/>
            <w:tcMar>
              <w:top w:w="0" w:type="dxa"/>
              <w:left w:w="100" w:type="dxa"/>
              <w:bottom w:w="0" w:type="dxa"/>
              <w:right w:w="100" w:type="dxa"/>
            </w:tcMar>
            <w:vAlign w:val="bottom"/>
            <w:hideMark/>
          </w:tcPr>
          <w:p w14:paraId="47E21C3B" w14:textId="77777777" w:rsidR="00536E10" w:rsidRDefault="007406EA" w:rsidP="009F0F94">
            <w:pPr>
              <w:spacing w:line="360" w:lineRule="auto"/>
              <w:jc w:val="both"/>
              <w:rPr>
                <w:rFonts w:eastAsia="Times New Roman"/>
              </w:rPr>
            </w:pPr>
            <w:r>
              <w:rPr>
                <w:rFonts w:eastAsia="Times New Roman"/>
              </w:rPr>
              <w:t xml:space="preserve">0.58 </w:t>
            </w:r>
          </w:p>
        </w:tc>
        <w:tc>
          <w:tcPr>
            <w:tcW w:w="0" w:type="auto"/>
            <w:tcBorders>
              <w:bottom w:val="single" w:sz="12" w:space="0" w:color="auto"/>
            </w:tcBorders>
            <w:noWrap/>
            <w:tcMar>
              <w:top w:w="0" w:type="dxa"/>
              <w:left w:w="100" w:type="dxa"/>
              <w:bottom w:w="0" w:type="dxa"/>
              <w:right w:w="100" w:type="dxa"/>
            </w:tcMar>
            <w:vAlign w:val="bottom"/>
            <w:hideMark/>
          </w:tcPr>
          <w:p w14:paraId="4861DC13" w14:textId="77777777" w:rsidR="00536E10" w:rsidRDefault="007406EA" w:rsidP="009F0F94">
            <w:pPr>
              <w:spacing w:line="360" w:lineRule="auto"/>
              <w:jc w:val="both"/>
              <w:rPr>
                <w:rFonts w:eastAsia="Times New Roman"/>
              </w:rPr>
            </w:pPr>
            <w:r>
              <w:rPr>
                <w:rFonts w:eastAsia="Times New Roman"/>
              </w:rPr>
              <w:t xml:space="preserve">0.85 </w:t>
            </w:r>
          </w:p>
        </w:tc>
        <w:tc>
          <w:tcPr>
            <w:tcW w:w="0" w:type="auto"/>
            <w:tcBorders>
              <w:bottom w:val="single" w:sz="12" w:space="0" w:color="auto"/>
            </w:tcBorders>
            <w:noWrap/>
            <w:tcMar>
              <w:top w:w="0" w:type="dxa"/>
              <w:left w:w="100" w:type="dxa"/>
              <w:bottom w:w="0" w:type="dxa"/>
              <w:right w:w="100" w:type="dxa"/>
            </w:tcMar>
            <w:vAlign w:val="bottom"/>
            <w:hideMark/>
          </w:tcPr>
          <w:p w14:paraId="6D449A2B" w14:textId="77777777" w:rsidR="00536E10" w:rsidRDefault="007406EA" w:rsidP="009F0F94">
            <w:pPr>
              <w:spacing w:line="360" w:lineRule="auto"/>
              <w:jc w:val="both"/>
              <w:rPr>
                <w:rFonts w:eastAsia="Times New Roman"/>
              </w:rPr>
            </w:pPr>
            <w:r>
              <w:rPr>
                <w:rFonts w:eastAsia="Times New Roman"/>
              </w:rPr>
              <w:t xml:space="preserve">0.75 </w:t>
            </w:r>
          </w:p>
        </w:tc>
        <w:tc>
          <w:tcPr>
            <w:tcW w:w="0" w:type="auto"/>
            <w:tcBorders>
              <w:bottom w:val="single" w:sz="12" w:space="0" w:color="auto"/>
            </w:tcBorders>
            <w:noWrap/>
            <w:tcMar>
              <w:top w:w="0" w:type="dxa"/>
              <w:left w:w="100" w:type="dxa"/>
              <w:bottom w:w="0" w:type="dxa"/>
              <w:right w:w="100" w:type="dxa"/>
            </w:tcMar>
            <w:vAlign w:val="bottom"/>
            <w:hideMark/>
          </w:tcPr>
          <w:p w14:paraId="7BDB5895" w14:textId="77777777" w:rsidR="00536E10" w:rsidRDefault="007406EA" w:rsidP="009F0F94">
            <w:pPr>
              <w:spacing w:line="360" w:lineRule="auto"/>
              <w:jc w:val="both"/>
              <w:rPr>
                <w:rFonts w:eastAsia="Times New Roman"/>
              </w:rPr>
            </w:pPr>
            <w:r>
              <w:rPr>
                <w:rFonts w:eastAsia="Times New Roman"/>
              </w:rPr>
              <w:t xml:space="preserve">0.59 </w:t>
            </w:r>
            <w:commentRangeEnd w:id="621"/>
            <w:r w:rsidR="00E35C62">
              <w:rPr>
                <w:rStyle w:val="CommentReference"/>
              </w:rPr>
              <w:commentReference w:id="621"/>
            </w:r>
          </w:p>
        </w:tc>
      </w:tr>
      <w:tr w:rsidR="00536E10" w14:paraId="33892B50" w14:textId="77777777">
        <w:trPr>
          <w:divId w:val="691568639"/>
          <w:tblCellSpacing w:w="0" w:type="dxa"/>
          <w:jc w:val="center"/>
        </w:trPr>
        <w:tc>
          <w:tcPr>
            <w:tcW w:w="0" w:type="auto"/>
            <w:noWrap/>
            <w:tcMar>
              <w:top w:w="0" w:type="dxa"/>
              <w:left w:w="100" w:type="dxa"/>
              <w:bottom w:w="0" w:type="dxa"/>
              <w:right w:w="100" w:type="dxa"/>
            </w:tcMar>
            <w:vAlign w:val="bottom"/>
            <w:hideMark/>
          </w:tcPr>
          <w:p w14:paraId="09F688E4" w14:textId="77777777" w:rsidR="00536E10" w:rsidRDefault="00536E10" w:rsidP="009F0F94">
            <w:pPr>
              <w:spacing w:line="360" w:lineRule="auto"/>
              <w:jc w:val="both"/>
              <w:rPr>
                <w:rFonts w:eastAsia="Times New Roman"/>
              </w:rPr>
            </w:pPr>
          </w:p>
        </w:tc>
        <w:tc>
          <w:tcPr>
            <w:tcW w:w="0" w:type="auto"/>
            <w:vAlign w:val="bottom"/>
            <w:hideMark/>
          </w:tcPr>
          <w:p w14:paraId="51EE5211" w14:textId="77777777" w:rsidR="00536E10" w:rsidRDefault="00536E10" w:rsidP="009F0F94">
            <w:pPr>
              <w:spacing w:line="360" w:lineRule="auto"/>
              <w:jc w:val="both"/>
              <w:rPr>
                <w:rFonts w:eastAsia="Times New Roman"/>
                <w:sz w:val="20"/>
                <w:szCs w:val="20"/>
              </w:rPr>
            </w:pPr>
          </w:p>
        </w:tc>
        <w:tc>
          <w:tcPr>
            <w:tcW w:w="0" w:type="auto"/>
            <w:vAlign w:val="bottom"/>
            <w:hideMark/>
          </w:tcPr>
          <w:p w14:paraId="3ECF3BB4" w14:textId="77777777" w:rsidR="00536E10" w:rsidRDefault="00536E10" w:rsidP="009F0F94">
            <w:pPr>
              <w:spacing w:line="360" w:lineRule="auto"/>
              <w:jc w:val="both"/>
              <w:rPr>
                <w:rFonts w:eastAsia="Times New Roman"/>
                <w:sz w:val="20"/>
                <w:szCs w:val="20"/>
              </w:rPr>
            </w:pPr>
          </w:p>
        </w:tc>
        <w:tc>
          <w:tcPr>
            <w:tcW w:w="0" w:type="auto"/>
            <w:vAlign w:val="bottom"/>
            <w:hideMark/>
          </w:tcPr>
          <w:p w14:paraId="2F3246F4" w14:textId="77777777" w:rsidR="00536E10" w:rsidRDefault="00536E10" w:rsidP="009F0F94">
            <w:pPr>
              <w:spacing w:line="360" w:lineRule="auto"/>
              <w:jc w:val="both"/>
              <w:rPr>
                <w:rFonts w:eastAsia="Times New Roman"/>
                <w:sz w:val="20"/>
                <w:szCs w:val="20"/>
              </w:rPr>
            </w:pPr>
          </w:p>
        </w:tc>
        <w:tc>
          <w:tcPr>
            <w:tcW w:w="0" w:type="auto"/>
            <w:vAlign w:val="bottom"/>
            <w:hideMark/>
          </w:tcPr>
          <w:p w14:paraId="36D8BAF5" w14:textId="77777777" w:rsidR="00536E10" w:rsidRDefault="00536E10" w:rsidP="009F0F94">
            <w:pPr>
              <w:spacing w:line="360" w:lineRule="auto"/>
              <w:jc w:val="both"/>
              <w:rPr>
                <w:rFonts w:eastAsia="Times New Roman"/>
                <w:sz w:val="20"/>
                <w:szCs w:val="20"/>
              </w:rPr>
            </w:pPr>
          </w:p>
        </w:tc>
      </w:tr>
    </w:tbl>
    <w:p w14:paraId="304F5B87" w14:textId="77777777" w:rsidR="00536E10" w:rsidRDefault="00536E10" w:rsidP="009F0F94">
      <w:pPr>
        <w:spacing w:line="360" w:lineRule="auto"/>
        <w:jc w:val="both"/>
        <w:divId w:val="1093167834"/>
        <w:rPr>
          <w:rFonts w:eastAsia="Times New Roman"/>
        </w:rPr>
      </w:pPr>
    </w:p>
    <w:p w14:paraId="6F771E1C" w14:textId="1ACA9D61" w:rsidR="00536E10" w:rsidRDefault="007406EA" w:rsidP="009F0F94">
      <w:pPr>
        <w:spacing w:line="360" w:lineRule="auto"/>
        <w:ind w:hanging="480"/>
        <w:jc w:val="both"/>
        <w:divId w:val="251668428"/>
        <w:rPr>
          <w:rFonts w:eastAsia="Times New Roman"/>
        </w:rPr>
      </w:pPr>
      <w:r>
        <w:rPr>
          <w:rStyle w:val="id1"/>
          <w:rFonts w:eastAsia="Times New Roman"/>
        </w:rPr>
        <w:t xml:space="preserve">Table 3: </w:t>
      </w:r>
      <w:r>
        <w:rPr>
          <w:rStyle w:val="content"/>
          <w:rFonts w:eastAsia="Times New Roman"/>
        </w:rPr>
        <w:t>Reconstruction accuracy statistics for mjPR and jjPDSI. Statistics include the reduction of error (RE), coefficient of efficiency (CE), calibration and verification peri</w:t>
      </w:r>
      <w:ins w:id="622" w:author="Author">
        <w:r w:rsidR="00F17CEE">
          <w:rPr>
            <w:rStyle w:val="content"/>
            <w:rFonts w:eastAsia="Times New Roman"/>
          </w:rPr>
          <w:t>od R2</w:t>
        </w:r>
      </w:ins>
      <w:del w:id="623" w:author="Author">
        <w:r w:rsidDel="00E35C62">
          <w:rPr>
            <w:rStyle w:val="content"/>
            <w:rFonts w:eastAsia="Times New Roman"/>
          </w:rPr>
          <w:delText xml:space="preserve">od </w:delText>
        </w:r>
        <w:r w:rsidDel="00E35C62">
          <w:rPr>
            <w:rStyle w:val="zplmr7m-x-x-1091"/>
            <w:rFonts w:eastAsia="Times New Roman"/>
          </w:rPr>
          <w:delText>r</w:delText>
        </w:r>
        <w:r w:rsidDel="00E35C62">
          <w:rPr>
            <w:rStyle w:val="pplr9t-x-x-801"/>
            <w:rFonts w:eastAsia="Times New Roman"/>
            <w:vertAlign w:val="superscript"/>
          </w:rPr>
          <w:delText>2</w:delText>
        </w:r>
        <w:r w:rsidDel="00E35C62">
          <w:rPr>
            <w:rStyle w:val="content"/>
            <w:rFonts w:eastAsia="Times New Roman"/>
          </w:rPr>
          <w:delText>, and the Gleichläufigkeit (GLK)</w:delText>
        </w:r>
      </w:del>
      <w:r>
        <w:rPr>
          <w:rStyle w:val="content"/>
          <w:rFonts w:eastAsia="Times New Roman"/>
        </w:rPr>
        <w:t>.</w:t>
      </w:r>
    </w:p>
    <w:p w14:paraId="47CB10BB" w14:textId="77777777" w:rsidR="00536E10" w:rsidRDefault="00536E10" w:rsidP="009F0F94">
      <w:pPr>
        <w:spacing w:line="360" w:lineRule="auto"/>
        <w:jc w:val="both"/>
        <w:divId w:val="1625037428"/>
        <w:rPr>
          <w:rFonts w:eastAsia="Times New Roman"/>
        </w:rPr>
      </w:pPr>
    </w:p>
    <w:p w14:paraId="544DB9D0" w14:textId="77777777" w:rsidR="00536E10" w:rsidRDefault="00536E10" w:rsidP="009F0F94">
      <w:pPr>
        <w:spacing w:line="360" w:lineRule="auto"/>
        <w:jc w:val="both"/>
        <w:divId w:val="1821580019"/>
        <w:rPr>
          <w:rFonts w:eastAsia="Times New Roman"/>
        </w:rPr>
      </w:pPr>
    </w:p>
    <w:tbl>
      <w:tblPr>
        <w:tblW w:w="0" w:type="auto"/>
        <w:jc w:val="center"/>
        <w:tblCellSpacing w:w="0" w:type="dxa"/>
        <w:tblCellMar>
          <w:left w:w="0" w:type="dxa"/>
          <w:right w:w="0" w:type="dxa"/>
        </w:tblCellMar>
        <w:tblLook w:val="04A0" w:firstRow="1" w:lastRow="0" w:firstColumn="1" w:lastColumn="0" w:noHBand="0" w:noVBand="1"/>
      </w:tblPr>
      <w:tblGrid>
        <w:gridCol w:w="1173"/>
        <w:gridCol w:w="860"/>
        <w:gridCol w:w="934"/>
        <w:gridCol w:w="1680"/>
      </w:tblGrid>
      <w:tr w:rsidR="00536E10" w14:paraId="1A781CC6" w14:textId="77777777">
        <w:trPr>
          <w:divId w:val="469858596"/>
          <w:tblCellSpacing w:w="0" w:type="dxa"/>
          <w:jc w:val="center"/>
        </w:trPr>
        <w:tc>
          <w:tcPr>
            <w:tcW w:w="0" w:type="auto"/>
            <w:tcBorders>
              <w:top w:val="single" w:sz="12" w:space="0" w:color="auto"/>
              <w:bottom w:val="single" w:sz="6" w:space="0" w:color="auto"/>
            </w:tcBorders>
            <w:noWrap/>
            <w:tcMar>
              <w:top w:w="0" w:type="dxa"/>
              <w:left w:w="100" w:type="dxa"/>
              <w:bottom w:w="0" w:type="dxa"/>
              <w:right w:w="100" w:type="dxa"/>
            </w:tcMar>
            <w:vAlign w:val="bottom"/>
            <w:hideMark/>
          </w:tcPr>
          <w:p w14:paraId="44DE3F46" w14:textId="77777777" w:rsidR="00536E10" w:rsidRDefault="007406EA" w:rsidP="009F0F94">
            <w:pPr>
              <w:spacing w:line="360" w:lineRule="auto"/>
              <w:jc w:val="both"/>
              <w:rPr>
                <w:rFonts w:eastAsia="Times New Roman"/>
              </w:rPr>
            </w:pPr>
            <w:r>
              <w:rPr>
                <w:rFonts w:eastAsia="Times New Roman"/>
              </w:rPr>
              <w:t>Parameter</w:t>
            </w:r>
          </w:p>
        </w:tc>
        <w:tc>
          <w:tcPr>
            <w:tcW w:w="0" w:type="auto"/>
            <w:tcBorders>
              <w:top w:val="single" w:sz="12" w:space="0" w:color="auto"/>
              <w:bottom w:val="single" w:sz="6" w:space="0" w:color="auto"/>
            </w:tcBorders>
            <w:noWrap/>
            <w:tcMar>
              <w:top w:w="0" w:type="dxa"/>
              <w:left w:w="100" w:type="dxa"/>
              <w:bottom w:w="0" w:type="dxa"/>
              <w:right w:w="100" w:type="dxa"/>
            </w:tcMar>
            <w:vAlign w:val="bottom"/>
            <w:hideMark/>
          </w:tcPr>
          <w:p w14:paraId="1D2E2AB0" w14:textId="77777777" w:rsidR="00536E10" w:rsidRDefault="007406EA" w:rsidP="009F0F94">
            <w:pPr>
              <w:spacing w:line="360" w:lineRule="auto"/>
              <w:jc w:val="both"/>
              <w:rPr>
                <w:rFonts w:eastAsia="Times New Roman"/>
              </w:rPr>
            </w:pPr>
            <w:r>
              <w:rPr>
                <w:rFonts w:eastAsia="Times New Roman"/>
              </w:rPr>
              <w:t>Mean</w:t>
            </w:r>
          </w:p>
        </w:tc>
        <w:tc>
          <w:tcPr>
            <w:tcW w:w="0" w:type="auto"/>
            <w:tcBorders>
              <w:top w:val="single" w:sz="12" w:space="0" w:color="auto"/>
              <w:bottom w:val="single" w:sz="6" w:space="0" w:color="auto"/>
            </w:tcBorders>
            <w:noWrap/>
            <w:tcMar>
              <w:top w:w="0" w:type="dxa"/>
              <w:left w:w="100" w:type="dxa"/>
              <w:bottom w:w="0" w:type="dxa"/>
              <w:right w:w="100" w:type="dxa"/>
            </w:tcMar>
            <w:vAlign w:val="bottom"/>
            <w:hideMark/>
          </w:tcPr>
          <w:p w14:paraId="0F2855A4" w14:textId="77777777" w:rsidR="00536E10" w:rsidRDefault="007406EA" w:rsidP="009F0F94">
            <w:pPr>
              <w:spacing w:line="360" w:lineRule="auto"/>
              <w:jc w:val="both"/>
              <w:rPr>
                <w:rFonts w:eastAsia="Times New Roman"/>
              </w:rPr>
            </w:pPr>
            <w:r>
              <w:rPr>
                <w:rFonts w:eastAsia="Times New Roman"/>
              </w:rPr>
              <w:t>Median</w:t>
            </w:r>
          </w:p>
        </w:tc>
        <w:tc>
          <w:tcPr>
            <w:tcW w:w="0" w:type="auto"/>
            <w:tcBorders>
              <w:top w:val="single" w:sz="12" w:space="0" w:color="auto"/>
              <w:bottom w:val="single" w:sz="6" w:space="0" w:color="auto"/>
            </w:tcBorders>
            <w:noWrap/>
            <w:tcMar>
              <w:top w:w="0" w:type="dxa"/>
              <w:left w:w="100" w:type="dxa"/>
              <w:bottom w:w="0" w:type="dxa"/>
              <w:right w:w="100" w:type="dxa"/>
            </w:tcMar>
            <w:vAlign w:val="bottom"/>
            <w:hideMark/>
          </w:tcPr>
          <w:p w14:paraId="196A34CB" w14:textId="77777777" w:rsidR="00536E10" w:rsidRDefault="007406EA" w:rsidP="009F0F94">
            <w:pPr>
              <w:spacing w:line="360" w:lineRule="auto"/>
              <w:jc w:val="both"/>
              <w:rPr>
                <w:rFonts w:eastAsia="Times New Roman"/>
              </w:rPr>
            </w:pPr>
            <w:r>
              <w:rPr>
                <w:rFonts w:eastAsia="Times New Roman"/>
              </w:rPr>
              <w:t xml:space="preserve">95% CI </w:t>
            </w:r>
          </w:p>
        </w:tc>
      </w:tr>
      <w:tr w:rsidR="00536E10" w14:paraId="1AC9EBE0" w14:textId="77777777">
        <w:trPr>
          <w:divId w:val="469858596"/>
          <w:tblCellSpacing w:w="0" w:type="dxa"/>
          <w:jc w:val="center"/>
        </w:trPr>
        <w:tc>
          <w:tcPr>
            <w:tcW w:w="0" w:type="auto"/>
            <w:noWrap/>
            <w:tcMar>
              <w:top w:w="0" w:type="dxa"/>
              <w:left w:w="100" w:type="dxa"/>
              <w:bottom w:w="0" w:type="dxa"/>
              <w:right w:w="100" w:type="dxa"/>
            </w:tcMar>
            <w:vAlign w:val="bottom"/>
            <w:hideMark/>
          </w:tcPr>
          <w:p w14:paraId="0CF4A748" w14:textId="77777777" w:rsidR="00536E10" w:rsidRDefault="007406EA" w:rsidP="009F0F94">
            <w:pPr>
              <w:spacing w:line="360" w:lineRule="auto"/>
              <w:jc w:val="both"/>
              <w:rPr>
                <w:rFonts w:eastAsia="Times New Roman"/>
              </w:rPr>
            </w:pPr>
            <w:r>
              <w:rPr>
                <w:rStyle w:val="zplmr7m-x-x-1091"/>
                <w:rFonts w:eastAsia="Times New Roman"/>
              </w:rPr>
              <w:lastRenderedPageBreak/>
              <w:t>β</w:t>
            </w:r>
            <w:r>
              <w:rPr>
                <w:rStyle w:val="pplr9t-x-x-801"/>
                <w:rFonts w:eastAsia="Times New Roman"/>
                <w:vertAlign w:val="subscript"/>
              </w:rPr>
              <w:t>0</w:t>
            </w:r>
            <w:r>
              <w:rPr>
                <w:rFonts w:eastAsia="Times New Roman"/>
              </w:rPr>
              <w:t xml:space="preserve"> </w:t>
            </w:r>
          </w:p>
        </w:tc>
        <w:tc>
          <w:tcPr>
            <w:tcW w:w="0" w:type="auto"/>
            <w:noWrap/>
            <w:tcMar>
              <w:top w:w="0" w:type="dxa"/>
              <w:left w:w="100" w:type="dxa"/>
              <w:bottom w:w="0" w:type="dxa"/>
              <w:right w:w="100" w:type="dxa"/>
            </w:tcMar>
            <w:vAlign w:val="bottom"/>
            <w:hideMark/>
          </w:tcPr>
          <w:p w14:paraId="20C23659" w14:textId="77777777" w:rsidR="00536E10" w:rsidRDefault="007406EA" w:rsidP="009F0F94">
            <w:pPr>
              <w:spacing w:line="360" w:lineRule="auto"/>
              <w:jc w:val="both"/>
              <w:rPr>
                <w:rFonts w:eastAsia="Times New Roman"/>
              </w:rPr>
            </w:pPr>
            <w:r>
              <w:rPr>
                <w:rFonts w:eastAsia="Times New Roman"/>
              </w:rPr>
              <w:t>102.73</w:t>
            </w:r>
          </w:p>
        </w:tc>
        <w:tc>
          <w:tcPr>
            <w:tcW w:w="0" w:type="auto"/>
            <w:noWrap/>
            <w:tcMar>
              <w:top w:w="0" w:type="dxa"/>
              <w:left w:w="100" w:type="dxa"/>
              <w:bottom w:w="0" w:type="dxa"/>
              <w:right w:w="100" w:type="dxa"/>
            </w:tcMar>
            <w:vAlign w:val="bottom"/>
            <w:hideMark/>
          </w:tcPr>
          <w:p w14:paraId="55ABA8DB" w14:textId="77777777" w:rsidR="00536E10" w:rsidRDefault="007406EA" w:rsidP="009F0F94">
            <w:pPr>
              <w:spacing w:line="360" w:lineRule="auto"/>
              <w:jc w:val="both"/>
              <w:rPr>
                <w:rFonts w:eastAsia="Times New Roman"/>
              </w:rPr>
            </w:pPr>
            <w:r>
              <w:rPr>
                <w:rFonts w:eastAsia="Times New Roman"/>
              </w:rPr>
              <w:t xml:space="preserve">102.72 </w:t>
            </w:r>
          </w:p>
        </w:tc>
        <w:tc>
          <w:tcPr>
            <w:tcW w:w="0" w:type="auto"/>
            <w:noWrap/>
            <w:tcMar>
              <w:top w:w="0" w:type="dxa"/>
              <w:left w:w="100" w:type="dxa"/>
              <w:bottom w:w="0" w:type="dxa"/>
              <w:right w:w="100" w:type="dxa"/>
            </w:tcMar>
            <w:vAlign w:val="bottom"/>
            <w:hideMark/>
          </w:tcPr>
          <w:p w14:paraId="3579C010" w14:textId="77777777" w:rsidR="00536E10" w:rsidRDefault="007406EA" w:rsidP="009F0F94">
            <w:pPr>
              <w:spacing w:line="360" w:lineRule="auto"/>
              <w:jc w:val="both"/>
              <w:rPr>
                <w:rFonts w:eastAsia="Times New Roman"/>
              </w:rPr>
            </w:pPr>
            <w:r>
              <w:rPr>
                <w:rStyle w:val="zplmr7t-x-x-109"/>
                <w:rFonts w:eastAsia="Times New Roman"/>
              </w:rPr>
              <w:t>(</w:t>
            </w:r>
            <w:r>
              <w:rPr>
                <w:rStyle w:val="pplr9t-x-x-109"/>
                <w:rFonts w:eastAsia="Times New Roman"/>
              </w:rPr>
              <w:t>98.51, 107.21</w:t>
            </w:r>
            <w:r>
              <w:rPr>
                <w:rStyle w:val="zplmr7t-x-x-109"/>
                <w:rFonts w:eastAsia="Times New Roman"/>
              </w:rPr>
              <w:t>)</w:t>
            </w:r>
          </w:p>
        </w:tc>
      </w:tr>
      <w:tr w:rsidR="00536E10" w14:paraId="03294750" w14:textId="77777777">
        <w:trPr>
          <w:divId w:val="469858596"/>
          <w:tblCellSpacing w:w="0" w:type="dxa"/>
          <w:jc w:val="center"/>
        </w:trPr>
        <w:tc>
          <w:tcPr>
            <w:tcW w:w="0" w:type="auto"/>
            <w:noWrap/>
            <w:tcMar>
              <w:top w:w="0" w:type="dxa"/>
              <w:left w:w="100" w:type="dxa"/>
              <w:bottom w:w="0" w:type="dxa"/>
              <w:right w:w="100" w:type="dxa"/>
            </w:tcMar>
            <w:vAlign w:val="bottom"/>
            <w:hideMark/>
          </w:tcPr>
          <w:p w14:paraId="4F6A9D7B" w14:textId="77777777" w:rsidR="00536E10" w:rsidRDefault="007406EA" w:rsidP="009F0F94">
            <w:pPr>
              <w:spacing w:line="360" w:lineRule="auto"/>
              <w:jc w:val="both"/>
              <w:rPr>
                <w:rFonts w:eastAsia="Times New Roman"/>
              </w:rPr>
            </w:pPr>
            <w:r>
              <w:rPr>
                <w:rStyle w:val="zplmr7m-x-x-1091"/>
                <w:rFonts w:eastAsia="Times New Roman"/>
              </w:rPr>
              <w:t>β</w:t>
            </w:r>
            <w:r>
              <w:rPr>
                <w:rStyle w:val="pplr9t-x-x-801"/>
                <w:rFonts w:eastAsia="Times New Roman"/>
                <w:vertAlign w:val="subscript"/>
              </w:rPr>
              <w:t>1</w:t>
            </w:r>
            <w:r>
              <w:rPr>
                <w:rFonts w:eastAsia="Times New Roman"/>
              </w:rPr>
              <w:t xml:space="preserve"> </w:t>
            </w:r>
          </w:p>
        </w:tc>
        <w:tc>
          <w:tcPr>
            <w:tcW w:w="0" w:type="auto"/>
            <w:noWrap/>
            <w:tcMar>
              <w:top w:w="0" w:type="dxa"/>
              <w:left w:w="100" w:type="dxa"/>
              <w:bottom w:w="0" w:type="dxa"/>
              <w:right w:w="100" w:type="dxa"/>
            </w:tcMar>
            <w:vAlign w:val="bottom"/>
            <w:hideMark/>
          </w:tcPr>
          <w:p w14:paraId="48285EDC" w14:textId="77777777" w:rsidR="00536E10" w:rsidRDefault="007406EA" w:rsidP="009F0F94">
            <w:pPr>
              <w:spacing w:line="360" w:lineRule="auto"/>
              <w:jc w:val="both"/>
              <w:rPr>
                <w:rFonts w:eastAsia="Times New Roman"/>
              </w:rPr>
            </w:pPr>
            <w:r>
              <w:rPr>
                <w:rFonts w:eastAsia="Times New Roman"/>
              </w:rPr>
              <w:t xml:space="preserve">67.73 </w:t>
            </w:r>
          </w:p>
        </w:tc>
        <w:tc>
          <w:tcPr>
            <w:tcW w:w="0" w:type="auto"/>
            <w:noWrap/>
            <w:tcMar>
              <w:top w:w="0" w:type="dxa"/>
              <w:left w:w="100" w:type="dxa"/>
              <w:bottom w:w="0" w:type="dxa"/>
              <w:right w:w="100" w:type="dxa"/>
            </w:tcMar>
            <w:vAlign w:val="bottom"/>
            <w:hideMark/>
          </w:tcPr>
          <w:p w14:paraId="4FCBFC55" w14:textId="77777777" w:rsidR="00536E10" w:rsidRDefault="007406EA" w:rsidP="009F0F94">
            <w:pPr>
              <w:spacing w:line="360" w:lineRule="auto"/>
              <w:jc w:val="both"/>
              <w:rPr>
                <w:rFonts w:eastAsia="Times New Roman"/>
              </w:rPr>
            </w:pPr>
            <w:r>
              <w:rPr>
                <w:rFonts w:eastAsia="Times New Roman"/>
              </w:rPr>
              <w:t xml:space="preserve">68.02 </w:t>
            </w:r>
          </w:p>
        </w:tc>
        <w:tc>
          <w:tcPr>
            <w:tcW w:w="0" w:type="auto"/>
            <w:noWrap/>
            <w:tcMar>
              <w:top w:w="0" w:type="dxa"/>
              <w:left w:w="100" w:type="dxa"/>
              <w:bottom w:w="0" w:type="dxa"/>
              <w:right w:w="100" w:type="dxa"/>
            </w:tcMar>
            <w:vAlign w:val="bottom"/>
            <w:hideMark/>
          </w:tcPr>
          <w:p w14:paraId="5F9C1D9F" w14:textId="77777777" w:rsidR="00536E10" w:rsidRDefault="007406EA" w:rsidP="009F0F94">
            <w:pPr>
              <w:spacing w:line="360" w:lineRule="auto"/>
              <w:jc w:val="both"/>
              <w:rPr>
                <w:rFonts w:eastAsia="Times New Roman"/>
              </w:rPr>
            </w:pPr>
            <w:r>
              <w:rPr>
                <w:rStyle w:val="zplmr7t-x-x-109"/>
                <w:rFonts w:eastAsia="Times New Roman"/>
              </w:rPr>
              <w:t>(</w:t>
            </w:r>
            <w:r>
              <w:rPr>
                <w:rStyle w:val="pplr9t-x-x-109"/>
                <w:rFonts w:eastAsia="Times New Roman"/>
              </w:rPr>
              <w:t>51.65, 83.66</w:t>
            </w:r>
            <w:r>
              <w:rPr>
                <w:rStyle w:val="zplmr7t-x-x-109"/>
                <w:rFonts w:eastAsia="Times New Roman"/>
              </w:rPr>
              <w:t xml:space="preserve">) </w:t>
            </w:r>
          </w:p>
        </w:tc>
      </w:tr>
      <w:tr w:rsidR="00536E10" w14:paraId="14CDDE26" w14:textId="77777777">
        <w:trPr>
          <w:divId w:val="469858596"/>
          <w:tblCellSpacing w:w="0" w:type="dxa"/>
          <w:jc w:val="center"/>
        </w:trPr>
        <w:tc>
          <w:tcPr>
            <w:tcW w:w="0" w:type="auto"/>
            <w:tcBorders>
              <w:bottom w:val="single" w:sz="12" w:space="0" w:color="auto"/>
            </w:tcBorders>
            <w:noWrap/>
            <w:tcMar>
              <w:top w:w="0" w:type="dxa"/>
              <w:left w:w="100" w:type="dxa"/>
              <w:bottom w:w="0" w:type="dxa"/>
              <w:right w:w="100" w:type="dxa"/>
            </w:tcMar>
            <w:vAlign w:val="bottom"/>
            <w:hideMark/>
          </w:tcPr>
          <w:p w14:paraId="61A186C7" w14:textId="77777777" w:rsidR="00536E10" w:rsidRDefault="007406EA" w:rsidP="009F0F94">
            <w:pPr>
              <w:spacing w:line="360" w:lineRule="auto"/>
              <w:jc w:val="both"/>
              <w:rPr>
                <w:rFonts w:eastAsia="Times New Roman"/>
              </w:rPr>
            </w:pPr>
            <w:r>
              <w:rPr>
                <w:rStyle w:val="zplmr7m-x-x-1091"/>
                <w:rFonts w:eastAsia="Times New Roman"/>
              </w:rPr>
              <w:t xml:space="preserve">σ </w:t>
            </w:r>
          </w:p>
        </w:tc>
        <w:tc>
          <w:tcPr>
            <w:tcW w:w="0" w:type="auto"/>
            <w:tcBorders>
              <w:bottom w:val="single" w:sz="12" w:space="0" w:color="auto"/>
            </w:tcBorders>
            <w:noWrap/>
            <w:tcMar>
              <w:top w:w="0" w:type="dxa"/>
              <w:left w:w="100" w:type="dxa"/>
              <w:bottom w:w="0" w:type="dxa"/>
              <w:right w:w="100" w:type="dxa"/>
            </w:tcMar>
            <w:vAlign w:val="bottom"/>
            <w:hideMark/>
          </w:tcPr>
          <w:p w14:paraId="0CBC5B69" w14:textId="77777777" w:rsidR="00536E10" w:rsidRDefault="007406EA" w:rsidP="009F0F94">
            <w:pPr>
              <w:spacing w:line="360" w:lineRule="auto"/>
              <w:jc w:val="both"/>
              <w:rPr>
                <w:rFonts w:eastAsia="Times New Roman"/>
              </w:rPr>
            </w:pPr>
            <w:r>
              <w:rPr>
                <w:rFonts w:eastAsia="Times New Roman"/>
              </w:rPr>
              <w:t xml:space="preserve">23.19 </w:t>
            </w:r>
          </w:p>
        </w:tc>
        <w:tc>
          <w:tcPr>
            <w:tcW w:w="0" w:type="auto"/>
            <w:tcBorders>
              <w:bottom w:val="single" w:sz="12" w:space="0" w:color="auto"/>
            </w:tcBorders>
            <w:noWrap/>
            <w:tcMar>
              <w:top w:w="0" w:type="dxa"/>
              <w:left w:w="100" w:type="dxa"/>
              <w:bottom w:w="0" w:type="dxa"/>
              <w:right w:w="100" w:type="dxa"/>
            </w:tcMar>
            <w:vAlign w:val="bottom"/>
            <w:hideMark/>
          </w:tcPr>
          <w:p w14:paraId="310B90D4" w14:textId="77777777" w:rsidR="00536E10" w:rsidRDefault="007406EA" w:rsidP="009F0F94">
            <w:pPr>
              <w:spacing w:line="360" w:lineRule="auto"/>
              <w:jc w:val="both"/>
              <w:rPr>
                <w:rFonts w:eastAsia="Times New Roman"/>
              </w:rPr>
            </w:pPr>
            <w:r>
              <w:rPr>
                <w:rFonts w:eastAsia="Times New Roman"/>
              </w:rPr>
              <w:t xml:space="preserve">23.07 </w:t>
            </w:r>
          </w:p>
        </w:tc>
        <w:tc>
          <w:tcPr>
            <w:tcW w:w="0" w:type="auto"/>
            <w:tcBorders>
              <w:bottom w:val="single" w:sz="12" w:space="0" w:color="auto"/>
            </w:tcBorders>
            <w:noWrap/>
            <w:tcMar>
              <w:top w:w="0" w:type="dxa"/>
              <w:left w:w="100" w:type="dxa"/>
              <w:bottom w:w="0" w:type="dxa"/>
              <w:right w:w="100" w:type="dxa"/>
            </w:tcMar>
            <w:vAlign w:val="bottom"/>
            <w:hideMark/>
          </w:tcPr>
          <w:p w14:paraId="23BFEC02" w14:textId="77777777" w:rsidR="00536E10" w:rsidRDefault="007406EA" w:rsidP="009F0F94">
            <w:pPr>
              <w:spacing w:line="360" w:lineRule="auto"/>
              <w:jc w:val="both"/>
              <w:rPr>
                <w:rFonts w:eastAsia="Times New Roman"/>
              </w:rPr>
            </w:pPr>
            <w:r>
              <w:rPr>
                <w:rStyle w:val="zplmr7t-x-x-109"/>
                <w:rFonts w:eastAsia="Times New Roman"/>
              </w:rPr>
              <w:t>(</w:t>
            </w:r>
            <w:r>
              <w:rPr>
                <w:rStyle w:val="pplr9t-x-x-109"/>
                <w:rFonts w:eastAsia="Times New Roman"/>
              </w:rPr>
              <w:t>20.28, 26.40</w:t>
            </w:r>
            <w:r>
              <w:rPr>
                <w:rStyle w:val="zplmr7t-x-x-109"/>
                <w:rFonts w:eastAsia="Times New Roman"/>
              </w:rPr>
              <w:t xml:space="preserve">) </w:t>
            </w:r>
          </w:p>
        </w:tc>
      </w:tr>
      <w:tr w:rsidR="00536E10" w14:paraId="7255C5C3" w14:textId="77777777">
        <w:trPr>
          <w:divId w:val="469858596"/>
          <w:tblCellSpacing w:w="0" w:type="dxa"/>
          <w:jc w:val="center"/>
        </w:trPr>
        <w:tc>
          <w:tcPr>
            <w:tcW w:w="0" w:type="auto"/>
            <w:noWrap/>
            <w:tcMar>
              <w:top w:w="0" w:type="dxa"/>
              <w:left w:w="100" w:type="dxa"/>
              <w:bottom w:w="0" w:type="dxa"/>
              <w:right w:w="100" w:type="dxa"/>
            </w:tcMar>
            <w:vAlign w:val="bottom"/>
            <w:hideMark/>
          </w:tcPr>
          <w:p w14:paraId="38D00DFB" w14:textId="77777777" w:rsidR="00536E10" w:rsidRDefault="00536E10" w:rsidP="009F0F94">
            <w:pPr>
              <w:spacing w:line="360" w:lineRule="auto"/>
              <w:jc w:val="both"/>
              <w:rPr>
                <w:rFonts w:eastAsia="Times New Roman"/>
              </w:rPr>
            </w:pPr>
          </w:p>
        </w:tc>
        <w:tc>
          <w:tcPr>
            <w:tcW w:w="0" w:type="auto"/>
            <w:vAlign w:val="bottom"/>
            <w:hideMark/>
          </w:tcPr>
          <w:p w14:paraId="20B5162D" w14:textId="77777777" w:rsidR="00536E10" w:rsidRDefault="00536E10" w:rsidP="009F0F94">
            <w:pPr>
              <w:spacing w:line="360" w:lineRule="auto"/>
              <w:jc w:val="both"/>
              <w:rPr>
                <w:rFonts w:eastAsia="Times New Roman"/>
                <w:sz w:val="20"/>
                <w:szCs w:val="20"/>
              </w:rPr>
            </w:pPr>
          </w:p>
        </w:tc>
        <w:tc>
          <w:tcPr>
            <w:tcW w:w="0" w:type="auto"/>
            <w:vAlign w:val="bottom"/>
            <w:hideMark/>
          </w:tcPr>
          <w:p w14:paraId="5E207478" w14:textId="77777777" w:rsidR="00536E10" w:rsidRDefault="00536E10" w:rsidP="009F0F94">
            <w:pPr>
              <w:spacing w:line="360" w:lineRule="auto"/>
              <w:jc w:val="both"/>
              <w:rPr>
                <w:rFonts w:eastAsia="Times New Roman"/>
                <w:sz w:val="20"/>
                <w:szCs w:val="20"/>
              </w:rPr>
            </w:pPr>
          </w:p>
        </w:tc>
        <w:tc>
          <w:tcPr>
            <w:tcW w:w="0" w:type="auto"/>
            <w:vAlign w:val="bottom"/>
            <w:hideMark/>
          </w:tcPr>
          <w:p w14:paraId="1E20FB4F" w14:textId="77777777" w:rsidR="00536E10" w:rsidRDefault="00536E10" w:rsidP="009F0F94">
            <w:pPr>
              <w:spacing w:line="360" w:lineRule="auto"/>
              <w:jc w:val="both"/>
              <w:rPr>
                <w:rFonts w:eastAsia="Times New Roman"/>
                <w:sz w:val="20"/>
                <w:szCs w:val="20"/>
              </w:rPr>
            </w:pPr>
          </w:p>
        </w:tc>
      </w:tr>
    </w:tbl>
    <w:p w14:paraId="5F90AF4B" w14:textId="77777777" w:rsidR="00536E10" w:rsidRDefault="00536E10" w:rsidP="009F0F94">
      <w:pPr>
        <w:spacing w:line="360" w:lineRule="auto"/>
        <w:jc w:val="both"/>
        <w:divId w:val="432747673"/>
        <w:rPr>
          <w:rFonts w:eastAsia="Times New Roman"/>
        </w:rPr>
      </w:pPr>
    </w:p>
    <w:p w14:paraId="4CA1A7FD" w14:textId="77777777" w:rsidR="00536E10" w:rsidRDefault="007406EA" w:rsidP="009F0F94">
      <w:pPr>
        <w:spacing w:line="360" w:lineRule="auto"/>
        <w:ind w:hanging="480"/>
        <w:jc w:val="both"/>
        <w:divId w:val="205730"/>
        <w:rPr>
          <w:rFonts w:eastAsia="Times New Roman"/>
        </w:rPr>
      </w:pPr>
      <w:r>
        <w:rPr>
          <w:rStyle w:val="id1"/>
          <w:rFonts w:eastAsia="Times New Roman"/>
        </w:rPr>
        <w:t xml:space="preserve">Table 4: </w:t>
      </w:r>
      <w:r>
        <w:rPr>
          <w:rStyle w:val="content"/>
          <w:rFonts w:eastAsia="Times New Roman"/>
        </w:rPr>
        <w:t xml:space="preserve">Posterior parameter mean, median, and 95% credible intervals for </w:t>
      </w:r>
      <w:r>
        <w:rPr>
          <w:rStyle w:val="zplmr7m-x-x-1091"/>
          <w:rFonts w:eastAsia="Times New Roman"/>
        </w:rPr>
        <w:t>β</w:t>
      </w:r>
      <w:r>
        <w:rPr>
          <w:rStyle w:val="pplr9t-x-x-801"/>
          <w:rFonts w:eastAsia="Times New Roman"/>
          <w:vertAlign w:val="subscript"/>
        </w:rPr>
        <w:t>0</w:t>
      </w:r>
      <w:r>
        <w:rPr>
          <w:rStyle w:val="content"/>
          <w:rFonts w:eastAsia="Times New Roman"/>
        </w:rPr>
        <w:t xml:space="preserve">, </w:t>
      </w:r>
      <w:r>
        <w:rPr>
          <w:rStyle w:val="zplmr7m-x-x-1091"/>
          <w:rFonts w:eastAsia="Times New Roman"/>
        </w:rPr>
        <w:t>β</w:t>
      </w:r>
      <w:r>
        <w:rPr>
          <w:rStyle w:val="pplr9t-x-x-801"/>
          <w:rFonts w:eastAsia="Times New Roman"/>
          <w:vertAlign w:val="subscript"/>
        </w:rPr>
        <w:t>1</w:t>
      </w:r>
      <w:r>
        <w:rPr>
          <w:rStyle w:val="content"/>
          <w:rFonts w:eastAsia="Times New Roman"/>
        </w:rPr>
        <w:t xml:space="preserve"> and </w:t>
      </w:r>
      <w:r>
        <w:rPr>
          <w:rStyle w:val="zplmr7m-x-x-1091"/>
          <w:rFonts w:eastAsia="Times New Roman"/>
        </w:rPr>
        <w:t>σ</w:t>
      </w:r>
      <w:r>
        <w:rPr>
          <w:rStyle w:val="content"/>
          <w:rFonts w:eastAsia="Times New Roman"/>
        </w:rPr>
        <w:t>.</w:t>
      </w:r>
    </w:p>
    <w:p w14:paraId="70B66348" w14:textId="77777777" w:rsidR="00536E10" w:rsidRDefault="00536E10" w:rsidP="009F0F94">
      <w:pPr>
        <w:spacing w:line="360" w:lineRule="auto"/>
        <w:jc w:val="both"/>
        <w:divId w:val="1821580019"/>
        <w:rPr>
          <w:rFonts w:eastAsia="Times New Roman"/>
        </w:rPr>
      </w:pPr>
    </w:p>
    <w:p w14:paraId="200BC136" w14:textId="77777777" w:rsidR="00536E10" w:rsidRDefault="00536E10" w:rsidP="009F0F94">
      <w:pPr>
        <w:spacing w:line="360" w:lineRule="auto"/>
        <w:jc w:val="both"/>
        <w:divId w:val="1258323879"/>
        <w:rPr>
          <w:rFonts w:eastAsia="Times New Roman"/>
        </w:rPr>
      </w:pPr>
    </w:p>
    <w:p w14:paraId="7DFFF86D" w14:textId="77777777" w:rsidR="004343A2" w:rsidRDefault="004343A2" w:rsidP="009F0F94">
      <w:pPr>
        <w:spacing w:line="360" w:lineRule="auto"/>
        <w:jc w:val="both"/>
        <w:divId w:val="1258323879"/>
        <w:rPr>
          <w:rFonts w:eastAsia="Times New Roman"/>
        </w:rPr>
      </w:pPr>
    </w:p>
    <w:p w14:paraId="5FEA5632" w14:textId="77777777" w:rsidR="004343A2" w:rsidRDefault="004343A2" w:rsidP="009F0F94">
      <w:pPr>
        <w:spacing w:line="360" w:lineRule="auto"/>
        <w:jc w:val="both"/>
        <w:divId w:val="1258323879"/>
        <w:rPr>
          <w:rFonts w:eastAsia="Times New Roman"/>
        </w:rPr>
      </w:pPr>
    </w:p>
    <w:p w14:paraId="3BF9ABE2" w14:textId="77777777" w:rsidR="004343A2" w:rsidRDefault="004343A2" w:rsidP="009F0F94">
      <w:pPr>
        <w:spacing w:line="360" w:lineRule="auto"/>
        <w:jc w:val="both"/>
        <w:divId w:val="1258323879"/>
        <w:rPr>
          <w:rFonts w:eastAsia="Times New Roman"/>
        </w:rPr>
      </w:pPr>
    </w:p>
    <w:tbl>
      <w:tblPr>
        <w:tblW w:w="0" w:type="auto"/>
        <w:jc w:val="center"/>
        <w:tblCellSpacing w:w="0" w:type="dxa"/>
        <w:tblCellMar>
          <w:left w:w="0" w:type="dxa"/>
          <w:right w:w="0" w:type="dxa"/>
        </w:tblCellMar>
        <w:tblLook w:val="04A0" w:firstRow="1" w:lastRow="0" w:firstColumn="1" w:lastColumn="0" w:noHBand="0" w:noVBand="1"/>
      </w:tblPr>
      <w:tblGrid>
        <w:gridCol w:w="1474"/>
        <w:gridCol w:w="1180"/>
        <w:gridCol w:w="860"/>
        <w:gridCol w:w="894"/>
        <w:gridCol w:w="1074"/>
        <w:gridCol w:w="1248"/>
        <w:gridCol w:w="1301"/>
        <w:gridCol w:w="648"/>
      </w:tblGrid>
      <w:tr w:rsidR="00536E10" w14:paraId="662D4A80" w14:textId="77777777">
        <w:trPr>
          <w:divId w:val="547643911"/>
          <w:tblCellSpacing w:w="0" w:type="dxa"/>
          <w:jc w:val="center"/>
        </w:trPr>
        <w:tc>
          <w:tcPr>
            <w:tcW w:w="0" w:type="auto"/>
            <w:tcBorders>
              <w:top w:val="single" w:sz="12" w:space="0" w:color="auto"/>
            </w:tcBorders>
            <w:noWrap/>
            <w:tcMar>
              <w:top w:w="0" w:type="dxa"/>
              <w:left w:w="100" w:type="dxa"/>
              <w:bottom w:w="0" w:type="dxa"/>
              <w:right w:w="100" w:type="dxa"/>
            </w:tcMar>
            <w:vAlign w:val="bottom"/>
            <w:hideMark/>
          </w:tcPr>
          <w:p w14:paraId="7443D045" w14:textId="77777777" w:rsidR="00536E10" w:rsidRDefault="00536E10" w:rsidP="009F0F94">
            <w:pPr>
              <w:spacing w:line="360" w:lineRule="auto"/>
              <w:jc w:val="both"/>
              <w:rPr>
                <w:rFonts w:eastAsia="Times New Roman"/>
              </w:rPr>
            </w:pPr>
          </w:p>
        </w:tc>
        <w:tc>
          <w:tcPr>
            <w:tcW w:w="0" w:type="auto"/>
            <w:tcBorders>
              <w:top w:val="single" w:sz="12" w:space="0" w:color="auto"/>
            </w:tcBorders>
            <w:noWrap/>
            <w:tcMar>
              <w:top w:w="0" w:type="dxa"/>
              <w:left w:w="100" w:type="dxa"/>
              <w:bottom w:w="0" w:type="dxa"/>
              <w:right w:w="100" w:type="dxa"/>
            </w:tcMar>
            <w:vAlign w:val="bottom"/>
            <w:hideMark/>
          </w:tcPr>
          <w:p w14:paraId="6899D8BB" w14:textId="77777777" w:rsidR="00536E10" w:rsidRDefault="007406EA" w:rsidP="009F0F94">
            <w:pPr>
              <w:spacing w:line="360" w:lineRule="auto"/>
              <w:jc w:val="both"/>
              <w:rPr>
                <w:rFonts w:eastAsia="Times New Roman"/>
              </w:rPr>
            </w:pPr>
            <w:r>
              <w:rPr>
                <w:rStyle w:val="pplb9e-x-x-1091"/>
                <w:rFonts w:eastAsia="Times New Roman"/>
              </w:rPr>
              <w:t xml:space="preserve">Recon </w:t>
            </w:r>
          </w:p>
        </w:tc>
        <w:tc>
          <w:tcPr>
            <w:tcW w:w="0" w:type="auto"/>
            <w:gridSpan w:val="2"/>
            <w:tcBorders>
              <w:top w:val="single" w:sz="12" w:space="0" w:color="auto"/>
            </w:tcBorders>
            <w:noWrap/>
            <w:tcMar>
              <w:top w:w="0" w:type="dxa"/>
              <w:left w:w="100" w:type="dxa"/>
              <w:bottom w:w="0" w:type="dxa"/>
              <w:right w:w="100" w:type="dxa"/>
            </w:tcMar>
            <w:vAlign w:val="bottom"/>
            <w:hideMark/>
          </w:tcPr>
          <w:p w14:paraId="711C6CE6" w14:textId="77777777" w:rsidR="00536E10" w:rsidRDefault="007406EA" w:rsidP="009F0F94">
            <w:pPr>
              <w:spacing w:line="360" w:lineRule="auto"/>
              <w:jc w:val="both"/>
              <w:rPr>
                <w:rFonts w:eastAsia="Times New Roman"/>
              </w:rPr>
            </w:pPr>
            <w:r>
              <w:rPr>
                <w:rFonts w:eastAsia="Times New Roman"/>
              </w:rPr>
              <w:t>PDSI</w:t>
            </w:r>
          </w:p>
        </w:tc>
        <w:tc>
          <w:tcPr>
            <w:tcW w:w="0" w:type="auto"/>
            <w:gridSpan w:val="4"/>
            <w:tcBorders>
              <w:top w:val="single" w:sz="12" w:space="0" w:color="auto"/>
            </w:tcBorders>
            <w:noWrap/>
            <w:tcMar>
              <w:top w:w="0" w:type="dxa"/>
              <w:left w:w="100" w:type="dxa"/>
              <w:bottom w:w="0" w:type="dxa"/>
              <w:right w:w="100" w:type="dxa"/>
            </w:tcMar>
            <w:vAlign w:val="bottom"/>
            <w:hideMark/>
          </w:tcPr>
          <w:p w14:paraId="6A8AB421" w14:textId="77777777" w:rsidR="00536E10" w:rsidRDefault="007406EA" w:rsidP="009F0F94">
            <w:pPr>
              <w:spacing w:line="360" w:lineRule="auto"/>
              <w:jc w:val="both"/>
              <w:rPr>
                <w:rFonts w:eastAsia="Times New Roman"/>
              </w:rPr>
            </w:pPr>
            <w:r>
              <w:rPr>
                <w:rFonts w:eastAsia="Times New Roman"/>
              </w:rPr>
              <w:t>Precip</w:t>
            </w:r>
          </w:p>
        </w:tc>
      </w:tr>
      <w:tr w:rsidR="00536E10" w14:paraId="606DA897" w14:textId="77777777">
        <w:trPr>
          <w:divId w:val="547643911"/>
          <w:tblCellSpacing w:w="0" w:type="dxa"/>
          <w:jc w:val="center"/>
        </w:trPr>
        <w:tc>
          <w:tcPr>
            <w:tcW w:w="0" w:type="auto"/>
            <w:tcBorders>
              <w:bottom w:val="single" w:sz="4" w:space="0" w:color="auto"/>
            </w:tcBorders>
            <w:noWrap/>
            <w:tcMar>
              <w:top w:w="0" w:type="dxa"/>
              <w:left w:w="100" w:type="dxa"/>
              <w:bottom w:w="0" w:type="dxa"/>
              <w:right w:w="100" w:type="dxa"/>
            </w:tcMar>
            <w:vAlign w:val="bottom"/>
            <w:hideMark/>
          </w:tcPr>
          <w:p w14:paraId="728FFBA5" w14:textId="77777777" w:rsidR="00536E10" w:rsidRDefault="00536E10" w:rsidP="009F0F94">
            <w:pPr>
              <w:spacing w:line="360" w:lineRule="auto"/>
              <w:jc w:val="both"/>
              <w:rPr>
                <w:rFonts w:eastAsia="Times New Roman"/>
              </w:rPr>
            </w:pPr>
          </w:p>
        </w:tc>
        <w:tc>
          <w:tcPr>
            <w:tcW w:w="0" w:type="auto"/>
            <w:tcBorders>
              <w:bottom w:val="single" w:sz="4" w:space="0" w:color="auto"/>
            </w:tcBorders>
            <w:noWrap/>
            <w:tcMar>
              <w:top w:w="0" w:type="dxa"/>
              <w:left w:w="100" w:type="dxa"/>
              <w:bottom w:w="0" w:type="dxa"/>
              <w:right w:w="100" w:type="dxa"/>
            </w:tcMar>
            <w:vAlign w:val="bottom"/>
            <w:hideMark/>
          </w:tcPr>
          <w:p w14:paraId="18B5DF68" w14:textId="77777777" w:rsidR="00536E10" w:rsidRDefault="00536E10" w:rsidP="009F0F94">
            <w:pPr>
              <w:spacing w:line="360" w:lineRule="auto"/>
              <w:jc w:val="both"/>
              <w:rPr>
                <w:rFonts w:eastAsia="Times New Roman"/>
              </w:rPr>
            </w:pPr>
          </w:p>
        </w:tc>
        <w:tc>
          <w:tcPr>
            <w:tcW w:w="0" w:type="auto"/>
            <w:vAlign w:val="bottom"/>
            <w:hideMark/>
          </w:tcPr>
          <w:p w14:paraId="14485301" w14:textId="77777777" w:rsidR="00536E10" w:rsidRDefault="00536E10" w:rsidP="009F0F94">
            <w:pPr>
              <w:spacing w:line="360" w:lineRule="auto"/>
              <w:jc w:val="both"/>
              <w:rPr>
                <w:rFonts w:eastAsia="Times New Roman"/>
                <w:sz w:val="20"/>
                <w:szCs w:val="20"/>
              </w:rPr>
            </w:pPr>
          </w:p>
        </w:tc>
        <w:tc>
          <w:tcPr>
            <w:tcW w:w="0" w:type="auto"/>
            <w:vAlign w:val="bottom"/>
            <w:hideMark/>
          </w:tcPr>
          <w:p w14:paraId="35A50603" w14:textId="77777777" w:rsidR="00536E10" w:rsidRDefault="00536E10" w:rsidP="009F0F94">
            <w:pPr>
              <w:spacing w:line="360" w:lineRule="auto"/>
              <w:jc w:val="both"/>
              <w:rPr>
                <w:rFonts w:eastAsia="Times New Roman"/>
                <w:sz w:val="20"/>
                <w:szCs w:val="20"/>
              </w:rPr>
            </w:pPr>
          </w:p>
        </w:tc>
        <w:tc>
          <w:tcPr>
            <w:tcW w:w="0" w:type="auto"/>
            <w:vAlign w:val="bottom"/>
            <w:hideMark/>
          </w:tcPr>
          <w:p w14:paraId="16E460DB" w14:textId="77777777" w:rsidR="00536E10" w:rsidRDefault="00536E10" w:rsidP="009F0F94">
            <w:pPr>
              <w:spacing w:line="360" w:lineRule="auto"/>
              <w:jc w:val="both"/>
              <w:rPr>
                <w:rFonts w:eastAsia="Times New Roman"/>
                <w:sz w:val="20"/>
                <w:szCs w:val="20"/>
              </w:rPr>
            </w:pPr>
          </w:p>
        </w:tc>
        <w:tc>
          <w:tcPr>
            <w:tcW w:w="0" w:type="auto"/>
            <w:vAlign w:val="bottom"/>
            <w:hideMark/>
          </w:tcPr>
          <w:p w14:paraId="52647B23" w14:textId="77777777" w:rsidR="00536E10" w:rsidRDefault="00536E10" w:rsidP="009F0F94">
            <w:pPr>
              <w:spacing w:line="360" w:lineRule="auto"/>
              <w:jc w:val="both"/>
              <w:rPr>
                <w:rFonts w:eastAsia="Times New Roman"/>
                <w:sz w:val="20"/>
                <w:szCs w:val="20"/>
              </w:rPr>
            </w:pPr>
          </w:p>
        </w:tc>
        <w:tc>
          <w:tcPr>
            <w:tcW w:w="0" w:type="auto"/>
            <w:vAlign w:val="bottom"/>
            <w:hideMark/>
          </w:tcPr>
          <w:p w14:paraId="73D4D5CA" w14:textId="77777777" w:rsidR="00536E10" w:rsidRDefault="00536E10" w:rsidP="009F0F94">
            <w:pPr>
              <w:spacing w:line="360" w:lineRule="auto"/>
              <w:jc w:val="both"/>
              <w:rPr>
                <w:rFonts w:eastAsia="Times New Roman"/>
                <w:sz w:val="20"/>
                <w:szCs w:val="20"/>
              </w:rPr>
            </w:pPr>
          </w:p>
        </w:tc>
        <w:tc>
          <w:tcPr>
            <w:tcW w:w="0" w:type="auto"/>
            <w:vAlign w:val="bottom"/>
            <w:hideMark/>
          </w:tcPr>
          <w:p w14:paraId="471A8BB0" w14:textId="77777777" w:rsidR="00536E10" w:rsidRDefault="00536E10" w:rsidP="009F0F94">
            <w:pPr>
              <w:spacing w:line="360" w:lineRule="auto"/>
              <w:jc w:val="both"/>
              <w:rPr>
                <w:rFonts w:eastAsia="Times New Roman"/>
                <w:sz w:val="20"/>
                <w:szCs w:val="20"/>
              </w:rPr>
            </w:pPr>
          </w:p>
        </w:tc>
      </w:tr>
      <w:tr w:rsidR="00536E10" w14:paraId="0C3BD758" w14:textId="77777777">
        <w:trPr>
          <w:divId w:val="547643911"/>
          <w:tblCellSpacing w:w="0" w:type="dxa"/>
          <w:jc w:val="center"/>
        </w:trPr>
        <w:tc>
          <w:tcPr>
            <w:tcW w:w="0" w:type="auto"/>
            <w:gridSpan w:val="2"/>
            <w:tcBorders>
              <w:bottom w:val="single" w:sz="4" w:space="0" w:color="auto"/>
            </w:tcBorders>
            <w:noWrap/>
            <w:tcMar>
              <w:top w:w="0" w:type="dxa"/>
              <w:left w:w="100" w:type="dxa"/>
              <w:bottom w:w="0" w:type="dxa"/>
              <w:right w:w="100" w:type="dxa"/>
            </w:tcMar>
            <w:vAlign w:val="bottom"/>
            <w:hideMark/>
          </w:tcPr>
          <w:p w14:paraId="69E997E6" w14:textId="77777777" w:rsidR="00536E10" w:rsidRDefault="00536E10" w:rsidP="009F0F94">
            <w:pPr>
              <w:spacing w:line="360" w:lineRule="auto"/>
              <w:jc w:val="both"/>
              <w:rPr>
                <w:rFonts w:eastAsia="Times New Roman"/>
              </w:rPr>
            </w:pPr>
          </w:p>
        </w:tc>
        <w:tc>
          <w:tcPr>
            <w:tcW w:w="0" w:type="auto"/>
            <w:gridSpan w:val="2"/>
            <w:tcBorders>
              <w:bottom w:val="single" w:sz="4" w:space="0" w:color="auto"/>
            </w:tcBorders>
            <w:noWrap/>
            <w:tcMar>
              <w:top w:w="0" w:type="dxa"/>
              <w:left w:w="100" w:type="dxa"/>
              <w:bottom w:w="0" w:type="dxa"/>
              <w:right w:w="100" w:type="dxa"/>
            </w:tcMar>
            <w:vAlign w:val="bottom"/>
            <w:hideMark/>
          </w:tcPr>
          <w:p w14:paraId="417533BD" w14:textId="77777777" w:rsidR="00536E10" w:rsidRDefault="00536E10" w:rsidP="009F0F94">
            <w:pPr>
              <w:spacing w:line="360" w:lineRule="auto"/>
              <w:jc w:val="both"/>
              <w:rPr>
                <w:rFonts w:eastAsia="Times New Roman"/>
              </w:rPr>
            </w:pPr>
          </w:p>
        </w:tc>
        <w:tc>
          <w:tcPr>
            <w:tcW w:w="0" w:type="auto"/>
            <w:vAlign w:val="bottom"/>
            <w:hideMark/>
          </w:tcPr>
          <w:p w14:paraId="484EA3B0" w14:textId="77777777" w:rsidR="00536E10" w:rsidRDefault="00536E10" w:rsidP="009F0F94">
            <w:pPr>
              <w:spacing w:line="360" w:lineRule="auto"/>
              <w:jc w:val="both"/>
              <w:rPr>
                <w:rFonts w:eastAsia="Times New Roman"/>
                <w:sz w:val="20"/>
                <w:szCs w:val="20"/>
              </w:rPr>
            </w:pPr>
          </w:p>
        </w:tc>
        <w:tc>
          <w:tcPr>
            <w:tcW w:w="0" w:type="auto"/>
            <w:vAlign w:val="bottom"/>
            <w:hideMark/>
          </w:tcPr>
          <w:p w14:paraId="0BEA8277" w14:textId="77777777" w:rsidR="00536E10" w:rsidRDefault="00536E10" w:rsidP="009F0F94">
            <w:pPr>
              <w:spacing w:line="360" w:lineRule="auto"/>
              <w:jc w:val="both"/>
              <w:rPr>
                <w:rFonts w:eastAsia="Times New Roman"/>
                <w:sz w:val="20"/>
                <w:szCs w:val="20"/>
              </w:rPr>
            </w:pPr>
          </w:p>
        </w:tc>
        <w:tc>
          <w:tcPr>
            <w:tcW w:w="0" w:type="auto"/>
            <w:vAlign w:val="bottom"/>
            <w:hideMark/>
          </w:tcPr>
          <w:p w14:paraId="3E9BB572" w14:textId="77777777" w:rsidR="00536E10" w:rsidRDefault="00536E10" w:rsidP="009F0F94">
            <w:pPr>
              <w:spacing w:line="360" w:lineRule="auto"/>
              <w:jc w:val="both"/>
              <w:rPr>
                <w:rFonts w:eastAsia="Times New Roman"/>
                <w:sz w:val="20"/>
                <w:szCs w:val="20"/>
              </w:rPr>
            </w:pPr>
          </w:p>
        </w:tc>
        <w:tc>
          <w:tcPr>
            <w:tcW w:w="0" w:type="auto"/>
            <w:vAlign w:val="bottom"/>
            <w:hideMark/>
          </w:tcPr>
          <w:p w14:paraId="768CA250" w14:textId="77777777" w:rsidR="00536E10" w:rsidRDefault="00536E10" w:rsidP="009F0F94">
            <w:pPr>
              <w:spacing w:line="360" w:lineRule="auto"/>
              <w:jc w:val="both"/>
              <w:rPr>
                <w:rFonts w:eastAsia="Times New Roman"/>
                <w:sz w:val="20"/>
                <w:szCs w:val="20"/>
              </w:rPr>
            </w:pPr>
          </w:p>
        </w:tc>
      </w:tr>
      <w:tr w:rsidR="00536E10" w14:paraId="73DDE047" w14:textId="77777777">
        <w:trPr>
          <w:divId w:val="547643911"/>
          <w:tblCellSpacing w:w="0" w:type="dxa"/>
          <w:jc w:val="center"/>
        </w:trPr>
        <w:tc>
          <w:tcPr>
            <w:tcW w:w="0" w:type="auto"/>
            <w:gridSpan w:val="4"/>
            <w:tcBorders>
              <w:bottom w:val="single" w:sz="4" w:space="0" w:color="auto"/>
            </w:tcBorders>
            <w:noWrap/>
            <w:tcMar>
              <w:top w:w="0" w:type="dxa"/>
              <w:left w:w="100" w:type="dxa"/>
              <w:bottom w:w="0" w:type="dxa"/>
              <w:right w:w="100" w:type="dxa"/>
            </w:tcMar>
            <w:vAlign w:val="bottom"/>
            <w:hideMark/>
          </w:tcPr>
          <w:p w14:paraId="6EC0FD3E" w14:textId="77777777" w:rsidR="00536E10" w:rsidRDefault="00536E10" w:rsidP="009F0F94">
            <w:pPr>
              <w:spacing w:line="360" w:lineRule="auto"/>
              <w:jc w:val="both"/>
              <w:rPr>
                <w:rFonts w:eastAsia="Times New Roman"/>
              </w:rPr>
            </w:pPr>
          </w:p>
        </w:tc>
        <w:tc>
          <w:tcPr>
            <w:tcW w:w="0" w:type="auto"/>
            <w:gridSpan w:val="4"/>
            <w:tcBorders>
              <w:bottom w:val="single" w:sz="4" w:space="0" w:color="auto"/>
            </w:tcBorders>
            <w:noWrap/>
            <w:tcMar>
              <w:top w:w="0" w:type="dxa"/>
              <w:left w:w="100" w:type="dxa"/>
              <w:bottom w:w="0" w:type="dxa"/>
              <w:right w:w="100" w:type="dxa"/>
            </w:tcMar>
            <w:vAlign w:val="bottom"/>
            <w:hideMark/>
          </w:tcPr>
          <w:p w14:paraId="7CC02F27" w14:textId="77777777" w:rsidR="00536E10" w:rsidRDefault="00536E10" w:rsidP="009F0F94">
            <w:pPr>
              <w:spacing w:line="360" w:lineRule="auto"/>
              <w:jc w:val="both"/>
              <w:rPr>
                <w:rFonts w:eastAsia="Times New Roman"/>
              </w:rPr>
            </w:pPr>
          </w:p>
        </w:tc>
      </w:tr>
      <w:tr w:rsidR="00536E10" w14:paraId="7F8DBDA9" w14:textId="77777777">
        <w:trPr>
          <w:divId w:val="547643911"/>
          <w:tblCellSpacing w:w="0" w:type="dxa"/>
          <w:jc w:val="center"/>
        </w:trPr>
        <w:tc>
          <w:tcPr>
            <w:tcW w:w="0" w:type="auto"/>
            <w:tcBorders>
              <w:bottom w:val="single" w:sz="6" w:space="0" w:color="auto"/>
            </w:tcBorders>
            <w:noWrap/>
            <w:tcMar>
              <w:top w:w="0" w:type="dxa"/>
              <w:left w:w="100" w:type="dxa"/>
              <w:bottom w:w="0" w:type="dxa"/>
              <w:right w:w="100" w:type="dxa"/>
            </w:tcMar>
            <w:vAlign w:val="bottom"/>
            <w:hideMark/>
          </w:tcPr>
          <w:p w14:paraId="21F20067" w14:textId="77777777" w:rsidR="00536E10" w:rsidRDefault="00536E10" w:rsidP="009F0F94">
            <w:pPr>
              <w:spacing w:line="360" w:lineRule="auto"/>
              <w:jc w:val="both"/>
              <w:rPr>
                <w:rFonts w:eastAsia="Times New Roman"/>
              </w:rPr>
            </w:pPr>
          </w:p>
        </w:tc>
        <w:tc>
          <w:tcPr>
            <w:tcW w:w="0" w:type="auto"/>
            <w:tcBorders>
              <w:bottom w:val="single" w:sz="6" w:space="0" w:color="auto"/>
            </w:tcBorders>
            <w:noWrap/>
            <w:tcMar>
              <w:top w:w="0" w:type="dxa"/>
              <w:left w:w="100" w:type="dxa"/>
              <w:bottom w:w="0" w:type="dxa"/>
              <w:right w:w="100" w:type="dxa"/>
            </w:tcMar>
            <w:vAlign w:val="bottom"/>
            <w:hideMark/>
          </w:tcPr>
          <w:p w14:paraId="5C062597" w14:textId="77777777" w:rsidR="00536E10" w:rsidRDefault="007406EA" w:rsidP="009F0F94">
            <w:pPr>
              <w:spacing w:line="360" w:lineRule="auto"/>
              <w:jc w:val="both"/>
              <w:rPr>
                <w:rFonts w:eastAsia="Times New Roman"/>
              </w:rPr>
            </w:pPr>
            <w:r>
              <w:rPr>
                <w:rFonts w:eastAsia="Times New Roman"/>
              </w:rPr>
              <w:t>MJ Precip</w:t>
            </w:r>
          </w:p>
        </w:tc>
        <w:tc>
          <w:tcPr>
            <w:tcW w:w="0" w:type="auto"/>
            <w:tcBorders>
              <w:bottom w:val="single" w:sz="6" w:space="0" w:color="auto"/>
            </w:tcBorders>
            <w:noWrap/>
            <w:tcMar>
              <w:top w:w="0" w:type="dxa"/>
              <w:left w:w="100" w:type="dxa"/>
              <w:bottom w:w="0" w:type="dxa"/>
              <w:right w:w="100" w:type="dxa"/>
            </w:tcMar>
            <w:vAlign w:val="bottom"/>
            <w:hideMark/>
          </w:tcPr>
          <w:p w14:paraId="72DCF834" w14:textId="77777777" w:rsidR="00536E10" w:rsidRDefault="007406EA" w:rsidP="009F0F94">
            <w:pPr>
              <w:spacing w:line="360" w:lineRule="auto"/>
              <w:jc w:val="both"/>
              <w:rPr>
                <w:rFonts w:eastAsia="Times New Roman"/>
              </w:rPr>
            </w:pPr>
            <w:r>
              <w:rPr>
                <w:rFonts w:eastAsia="Times New Roman"/>
              </w:rPr>
              <w:t>J</w:t>
            </w:r>
            <w:del w:id="624" w:author="Author">
              <w:r w:rsidDel="001A1E7D">
                <w:rPr>
                  <w:rFonts w:eastAsia="Times New Roman"/>
                </w:rPr>
                <w:delText xml:space="preserve">T </w:delText>
              </w:r>
            </w:del>
          </w:p>
        </w:tc>
        <w:tc>
          <w:tcPr>
            <w:tcW w:w="0" w:type="auto"/>
            <w:tcBorders>
              <w:bottom w:val="single" w:sz="6" w:space="0" w:color="auto"/>
            </w:tcBorders>
            <w:noWrap/>
            <w:tcMar>
              <w:top w:w="0" w:type="dxa"/>
              <w:left w:w="100" w:type="dxa"/>
              <w:bottom w:w="0" w:type="dxa"/>
              <w:right w:w="100" w:type="dxa"/>
            </w:tcMar>
            <w:vAlign w:val="bottom"/>
            <w:hideMark/>
          </w:tcPr>
          <w:p w14:paraId="222AE7BE" w14:textId="77777777" w:rsidR="00536E10" w:rsidRDefault="007406EA" w:rsidP="009F0F94">
            <w:pPr>
              <w:spacing w:line="360" w:lineRule="auto"/>
              <w:jc w:val="both"/>
              <w:rPr>
                <w:rFonts w:eastAsia="Times New Roman"/>
              </w:rPr>
            </w:pPr>
            <w:r>
              <w:rPr>
                <w:rFonts w:eastAsia="Times New Roman"/>
              </w:rPr>
              <w:t>NADA</w:t>
            </w:r>
          </w:p>
        </w:tc>
        <w:tc>
          <w:tcPr>
            <w:tcW w:w="0" w:type="auto"/>
            <w:tcBorders>
              <w:bottom w:val="single" w:sz="6" w:space="0" w:color="auto"/>
            </w:tcBorders>
            <w:noWrap/>
            <w:tcMar>
              <w:top w:w="0" w:type="dxa"/>
              <w:left w:w="100" w:type="dxa"/>
              <w:bottom w:w="0" w:type="dxa"/>
              <w:right w:w="100" w:type="dxa"/>
            </w:tcMar>
            <w:vAlign w:val="bottom"/>
            <w:hideMark/>
          </w:tcPr>
          <w:p w14:paraId="63091972" w14:textId="77777777" w:rsidR="00536E10" w:rsidRDefault="007406EA" w:rsidP="009F0F94">
            <w:pPr>
              <w:spacing w:line="360" w:lineRule="auto"/>
              <w:jc w:val="both"/>
              <w:rPr>
                <w:rFonts w:eastAsia="Times New Roman"/>
              </w:rPr>
            </w:pPr>
            <w:r>
              <w:rPr>
                <w:rFonts w:eastAsia="Times New Roman"/>
              </w:rPr>
              <w:t>NC AMJ</w:t>
            </w:r>
          </w:p>
        </w:tc>
        <w:tc>
          <w:tcPr>
            <w:tcW w:w="0" w:type="auto"/>
            <w:tcBorders>
              <w:bottom w:val="single" w:sz="6" w:space="0" w:color="auto"/>
            </w:tcBorders>
            <w:noWrap/>
            <w:tcMar>
              <w:top w:w="0" w:type="dxa"/>
              <w:left w:w="100" w:type="dxa"/>
              <w:bottom w:w="0" w:type="dxa"/>
              <w:right w:w="100" w:type="dxa"/>
            </w:tcMar>
            <w:vAlign w:val="bottom"/>
            <w:hideMark/>
          </w:tcPr>
          <w:p w14:paraId="6F2217CF" w14:textId="77777777" w:rsidR="00536E10" w:rsidRDefault="007406EA" w:rsidP="009F0F94">
            <w:pPr>
              <w:spacing w:line="360" w:lineRule="auto"/>
              <w:jc w:val="both"/>
              <w:rPr>
                <w:rFonts w:eastAsia="Times New Roman"/>
              </w:rPr>
            </w:pPr>
            <w:r>
              <w:rPr>
                <w:rFonts w:eastAsia="Times New Roman"/>
              </w:rPr>
              <w:t>SC MAMJ</w:t>
            </w:r>
          </w:p>
        </w:tc>
        <w:tc>
          <w:tcPr>
            <w:tcW w:w="0" w:type="auto"/>
            <w:tcBorders>
              <w:bottom w:val="single" w:sz="6" w:space="0" w:color="auto"/>
            </w:tcBorders>
            <w:noWrap/>
            <w:tcMar>
              <w:top w:w="0" w:type="dxa"/>
              <w:left w:w="100" w:type="dxa"/>
              <w:bottom w:w="0" w:type="dxa"/>
              <w:right w:w="100" w:type="dxa"/>
            </w:tcMar>
            <w:vAlign w:val="bottom"/>
            <w:hideMark/>
          </w:tcPr>
          <w:p w14:paraId="09F84189" w14:textId="77777777" w:rsidR="00536E10" w:rsidRDefault="007406EA" w:rsidP="009F0F94">
            <w:pPr>
              <w:spacing w:line="360" w:lineRule="auto"/>
              <w:jc w:val="both"/>
              <w:rPr>
                <w:rFonts w:eastAsia="Times New Roman"/>
              </w:rPr>
            </w:pPr>
            <w:r>
              <w:rPr>
                <w:rFonts w:eastAsia="Times New Roman"/>
              </w:rPr>
              <w:t>GA MAMJ</w:t>
            </w:r>
          </w:p>
        </w:tc>
        <w:tc>
          <w:tcPr>
            <w:tcW w:w="0" w:type="auto"/>
            <w:tcBorders>
              <w:bottom w:val="single" w:sz="6" w:space="0" w:color="auto"/>
            </w:tcBorders>
            <w:noWrap/>
            <w:tcMar>
              <w:top w:w="0" w:type="dxa"/>
              <w:left w:w="100" w:type="dxa"/>
              <w:bottom w:w="0" w:type="dxa"/>
              <w:right w:w="100" w:type="dxa"/>
            </w:tcMar>
            <w:vAlign w:val="bottom"/>
            <w:hideMark/>
          </w:tcPr>
          <w:p w14:paraId="13F6D673" w14:textId="77777777" w:rsidR="00536E10" w:rsidRDefault="007406EA" w:rsidP="009F0F94">
            <w:pPr>
              <w:spacing w:line="360" w:lineRule="auto"/>
              <w:jc w:val="both"/>
              <w:rPr>
                <w:rFonts w:eastAsia="Times New Roman"/>
              </w:rPr>
            </w:pPr>
            <w:r>
              <w:rPr>
                <w:rFonts w:eastAsia="Times New Roman"/>
              </w:rPr>
              <w:t>VA</w:t>
            </w:r>
            <w:r>
              <w:rPr>
                <w:rStyle w:val="pplr9e-1"/>
                <w:rFonts w:eastAsia="Times New Roman"/>
                <w:vertAlign w:val="superscript"/>
              </w:rPr>
              <w:t>A</w:t>
            </w:r>
          </w:p>
        </w:tc>
      </w:tr>
      <w:tr w:rsidR="00536E10" w14:paraId="2C482184" w14:textId="77777777">
        <w:trPr>
          <w:divId w:val="547643911"/>
          <w:tblCellSpacing w:w="0" w:type="dxa"/>
          <w:jc w:val="center"/>
        </w:trPr>
        <w:tc>
          <w:tcPr>
            <w:tcW w:w="0" w:type="auto"/>
            <w:noWrap/>
            <w:tcMar>
              <w:top w:w="0" w:type="dxa"/>
              <w:left w:w="100" w:type="dxa"/>
              <w:bottom w:w="0" w:type="dxa"/>
              <w:right w:w="100" w:type="dxa"/>
            </w:tcMar>
            <w:vAlign w:val="bottom"/>
            <w:hideMark/>
          </w:tcPr>
          <w:p w14:paraId="7BB1EBF6" w14:textId="77777777" w:rsidR="00536E10" w:rsidRDefault="007406EA" w:rsidP="009F0F94">
            <w:pPr>
              <w:spacing w:line="360" w:lineRule="auto"/>
              <w:jc w:val="both"/>
              <w:rPr>
                <w:rFonts w:eastAsia="Times New Roman"/>
              </w:rPr>
            </w:pPr>
            <w:r>
              <w:rPr>
                <w:rFonts w:eastAsia="Times New Roman"/>
              </w:rPr>
              <w:t xml:space="preserve">MJ Precip </w:t>
            </w:r>
          </w:p>
        </w:tc>
        <w:tc>
          <w:tcPr>
            <w:tcW w:w="0" w:type="auto"/>
            <w:noWrap/>
            <w:tcMar>
              <w:top w:w="0" w:type="dxa"/>
              <w:left w:w="100" w:type="dxa"/>
              <w:bottom w:w="0" w:type="dxa"/>
              <w:right w:w="100" w:type="dxa"/>
            </w:tcMar>
            <w:vAlign w:val="bottom"/>
            <w:hideMark/>
          </w:tcPr>
          <w:p w14:paraId="73B62809" w14:textId="77777777" w:rsidR="00536E10" w:rsidRDefault="007406EA" w:rsidP="009F0F94">
            <w:pPr>
              <w:spacing w:line="360" w:lineRule="auto"/>
              <w:jc w:val="both"/>
              <w:rPr>
                <w:rFonts w:eastAsia="Times New Roman"/>
              </w:rPr>
            </w:pPr>
            <w:r>
              <w:rPr>
                <w:rFonts w:eastAsia="Times New Roman"/>
              </w:rPr>
              <w:t xml:space="preserve">1 </w:t>
            </w:r>
          </w:p>
        </w:tc>
        <w:tc>
          <w:tcPr>
            <w:tcW w:w="0" w:type="auto"/>
            <w:noWrap/>
            <w:tcMar>
              <w:top w:w="0" w:type="dxa"/>
              <w:left w:w="100" w:type="dxa"/>
              <w:bottom w:w="0" w:type="dxa"/>
              <w:right w:w="100" w:type="dxa"/>
            </w:tcMar>
            <w:vAlign w:val="bottom"/>
            <w:hideMark/>
          </w:tcPr>
          <w:p w14:paraId="2E2AE239" w14:textId="77777777" w:rsidR="00536E10" w:rsidRDefault="00536E10" w:rsidP="009F0F94">
            <w:pPr>
              <w:spacing w:line="360" w:lineRule="auto"/>
              <w:jc w:val="both"/>
              <w:rPr>
                <w:rFonts w:eastAsia="Times New Roman"/>
              </w:rPr>
            </w:pPr>
          </w:p>
        </w:tc>
        <w:tc>
          <w:tcPr>
            <w:tcW w:w="0" w:type="auto"/>
            <w:noWrap/>
            <w:tcMar>
              <w:top w:w="0" w:type="dxa"/>
              <w:left w:w="100" w:type="dxa"/>
              <w:bottom w:w="0" w:type="dxa"/>
              <w:right w:w="100" w:type="dxa"/>
            </w:tcMar>
            <w:vAlign w:val="bottom"/>
            <w:hideMark/>
          </w:tcPr>
          <w:p w14:paraId="3E356F69" w14:textId="77777777" w:rsidR="00536E10" w:rsidRDefault="00536E10" w:rsidP="009F0F94">
            <w:pPr>
              <w:spacing w:line="360" w:lineRule="auto"/>
              <w:jc w:val="both"/>
              <w:rPr>
                <w:rFonts w:eastAsia="Times New Roman"/>
              </w:rPr>
            </w:pPr>
          </w:p>
        </w:tc>
        <w:tc>
          <w:tcPr>
            <w:tcW w:w="0" w:type="auto"/>
            <w:noWrap/>
            <w:tcMar>
              <w:top w:w="0" w:type="dxa"/>
              <w:left w:w="100" w:type="dxa"/>
              <w:bottom w:w="0" w:type="dxa"/>
              <w:right w:w="100" w:type="dxa"/>
            </w:tcMar>
            <w:vAlign w:val="bottom"/>
            <w:hideMark/>
          </w:tcPr>
          <w:p w14:paraId="22FFECA8" w14:textId="77777777" w:rsidR="00536E10" w:rsidRDefault="00536E10" w:rsidP="009F0F94">
            <w:pPr>
              <w:spacing w:line="360" w:lineRule="auto"/>
              <w:jc w:val="both"/>
              <w:rPr>
                <w:rFonts w:eastAsia="Times New Roman"/>
              </w:rPr>
            </w:pPr>
          </w:p>
        </w:tc>
        <w:tc>
          <w:tcPr>
            <w:tcW w:w="0" w:type="auto"/>
            <w:noWrap/>
            <w:tcMar>
              <w:top w:w="0" w:type="dxa"/>
              <w:left w:w="100" w:type="dxa"/>
              <w:bottom w:w="0" w:type="dxa"/>
              <w:right w:w="100" w:type="dxa"/>
            </w:tcMar>
            <w:vAlign w:val="bottom"/>
            <w:hideMark/>
          </w:tcPr>
          <w:p w14:paraId="4F26B6E2" w14:textId="77777777" w:rsidR="00536E10" w:rsidRDefault="00536E10" w:rsidP="009F0F94">
            <w:pPr>
              <w:spacing w:line="360" w:lineRule="auto"/>
              <w:jc w:val="both"/>
              <w:rPr>
                <w:rFonts w:eastAsia="Times New Roman"/>
              </w:rPr>
            </w:pPr>
          </w:p>
        </w:tc>
        <w:tc>
          <w:tcPr>
            <w:tcW w:w="0" w:type="auto"/>
            <w:noWrap/>
            <w:tcMar>
              <w:top w:w="0" w:type="dxa"/>
              <w:left w:w="100" w:type="dxa"/>
              <w:bottom w:w="0" w:type="dxa"/>
              <w:right w:w="100" w:type="dxa"/>
            </w:tcMar>
            <w:vAlign w:val="bottom"/>
            <w:hideMark/>
          </w:tcPr>
          <w:p w14:paraId="1B42CB61" w14:textId="77777777" w:rsidR="00536E10" w:rsidRDefault="00536E10" w:rsidP="009F0F94">
            <w:pPr>
              <w:spacing w:line="360" w:lineRule="auto"/>
              <w:jc w:val="both"/>
              <w:rPr>
                <w:rFonts w:eastAsia="Times New Roman"/>
              </w:rPr>
            </w:pPr>
          </w:p>
        </w:tc>
        <w:tc>
          <w:tcPr>
            <w:tcW w:w="0" w:type="auto"/>
            <w:noWrap/>
            <w:tcMar>
              <w:top w:w="0" w:type="dxa"/>
              <w:left w:w="100" w:type="dxa"/>
              <w:bottom w:w="0" w:type="dxa"/>
              <w:right w:w="100" w:type="dxa"/>
            </w:tcMar>
            <w:vAlign w:val="bottom"/>
            <w:hideMark/>
          </w:tcPr>
          <w:p w14:paraId="6C810275" w14:textId="77777777" w:rsidR="00536E10" w:rsidRDefault="00536E10" w:rsidP="009F0F94">
            <w:pPr>
              <w:spacing w:line="360" w:lineRule="auto"/>
              <w:jc w:val="both"/>
              <w:rPr>
                <w:rFonts w:eastAsia="Times New Roman"/>
              </w:rPr>
            </w:pPr>
          </w:p>
        </w:tc>
      </w:tr>
      <w:tr w:rsidR="00536E10" w14:paraId="10DB3540" w14:textId="77777777">
        <w:trPr>
          <w:divId w:val="547643911"/>
          <w:tblCellSpacing w:w="0" w:type="dxa"/>
          <w:jc w:val="center"/>
        </w:trPr>
        <w:tc>
          <w:tcPr>
            <w:tcW w:w="0" w:type="auto"/>
            <w:noWrap/>
            <w:tcMar>
              <w:top w:w="0" w:type="dxa"/>
              <w:left w:w="100" w:type="dxa"/>
              <w:bottom w:w="0" w:type="dxa"/>
              <w:right w:w="100" w:type="dxa"/>
            </w:tcMar>
            <w:vAlign w:val="bottom"/>
            <w:hideMark/>
          </w:tcPr>
          <w:p w14:paraId="663A84B7" w14:textId="77777777" w:rsidR="00536E10" w:rsidRDefault="007406EA" w:rsidP="009F0F94">
            <w:pPr>
              <w:spacing w:line="360" w:lineRule="auto"/>
              <w:jc w:val="both"/>
              <w:rPr>
                <w:rFonts w:eastAsia="Times New Roman"/>
              </w:rPr>
            </w:pPr>
            <w:r>
              <w:rPr>
                <w:rFonts w:eastAsia="Times New Roman"/>
              </w:rPr>
              <w:t xml:space="preserve">J PDSI </w:t>
            </w:r>
          </w:p>
        </w:tc>
        <w:tc>
          <w:tcPr>
            <w:tcW w:w="0" w:type="auto"/>
            <w:noWrap/>
            <w:tcMar>
              <w:top w:w="0" w:type="dxa"/>
              <w:left w:w="100" w:type="dxa"/>
              <w:bottom w:w="0" w:type="dxa"/>
              <w:right w:w="100" w:type="dxa"/>
            </w:tcMar>
            <w:vAlign w:val="bottom"/>
            <w:hideMark/>
          </w:tcPr>
          <w:p w14:paraId="6E02506C" w14:textId="77777777" w:rsidR="00536E10" w:rsidRDefault="007406EA" w:rsidP="009F0F94">
            <w:pPr>
              <w:spacing w:line="360" w:lineRule="auto"/>
              <w:jc w:val="both"/>
              <w:rPr>
                <w:rFonts w:eastAsia="Times New Roman"/>
              </w:rPr>
            </w:pPr>
            <w:r>
              <w:rPr>
                <w:rFonts w:eastAsia="Times New Roman"/>
              </w:rPr>
              <w:t xml:space="preserve">0.235 </w:t>
            </w:r>
          </w:p>
        </w:tc>
        <w:tc>
          <w:tcPr>
            <w:tcW w:w="0" w:type="auto"/>
            <w:noWrap/>
            <w:tcMar>
              <w:top w:w="0" w:type="dxa"/>
              <w:left w:w="100" w:type="dxa"/>
              <w:bottom w:w="0" w:type="dxa"/>
              <w:right w:w="100" w:type="dxa"/>
            </w:tcMar>
            <w:vAlign w:val="bottom"/>
            <w:hideMark/>
          </w:tcPr>
          <w:p w14:paraId="69D4274F" w14:textId="77777777" w:rsidR="00536E10" w:rsidRDefault="007406EA" w:rsidP="009F0F94">
            <w:pPr>
              <w:spacing w:line="360" w:lineRule="auto"/>
              <w:jc w:val="both"/>
              <w:rPr>
                <w:rFonts w:eastAsia="Times New Roman"/>
              </w:rPr>
            </w:pPr>
            <w:r>
              <w:rPr>
                <w:rFonts w:eastAsia="Times New Roman"/>
              </w:rPr>
              <w:t xml:space="preserve">1 </w:t>
            </w:r>
          </w:p>
        </w:tc>
        <w:tc>
          <w:tcPr>
            <w:tcW w:w="0" w:type="auto"/>
            <w:noWrap/>
            <w:tcMar>
              <w:top w:w="0" w:type="dxa"/>
              <w:left w:w="100" w:type="dxa"/>
              <w:bottom w:w="0" w:type="dxa"/>
              <w:right w:w="100" w:type="dxa"/>
            </w:tcMar>
            <w:vAlign w:val="bottom"/>
            <w:hideMark/>
          </w:tcPr>
          <w:p w14:paraId="0AF4E715" w14:textId="77777777" w:rsidR="00536E10" w:rsidRDefault="00536E10" w:rsidP="009F0F94">
            <w:pPr>
              <w:spacing w:line="360" w:lineRule="auto"/>
              <w:jc w:val="both"/>
              <w:rPr>
                <w:rFonts w:eastAsia="Times New Roman"/>
              </w:rPr>
            </w:pPr>
          </w:p>
        </w:tc>
        <w:tc>
          <w:tcPr>
            <w:tcW w:w="0" w:type="auto"/>
            <w:noWrap/>
            <w:tcMar>
              <w:top w:w="0" w:type="dxa"/>
              <w:left w:w="100" w:type="dxa"/>
              <w:bottom w:w="0" w:type="dxa"/>
              <w:right w:w="100" w:type="dxa"/>
            </w:tcMar>
            <w:vAlign w:val="bottom"/>
            <w:hideMark/>
          </w:tcPr>
          <w:p w14:paraId="7051BAE3" w14:textId="77777777" w:rsidR="00536E10" w:rsidRDefault="00536E10" w:rsidP="009F0F94">
            <w:pPr>
              <w:spacing w:line="360" w:lineRule="auto"/>
              <w:jc w:val="both"/>
              <w:rPr>
                <w:rFonts w:eastAsia="Times New Roman"/>
              </w:rPr>
            </w:pPr>
          </w:p>
        </w:tc>
        <w:tc>
          <w:tcPr>
            <w:tcW w:w="0" w:type="auto"/>
            <w:noWrap/>
            <w:tcMar>
              <w:top w:w="0" w:type="dxa"/>
              <w:left w:w="100" w:type="dxa"/>
              <w:bottom w:w="0" w:type="dxa"/>
              <w:right w:w="100" w:type="dxa"/>
            </w:tcMar>
            <w:vAlign w:val="bottom"/>
            <w:hideMark/>
          </w:tcPr>
          <w:p w14:paraId="0A7B8164" w14:textId="77777777" w:rsidR="00536E10" w:rsidRDefault="00536E10" w:rsidP="009F0F94">
            <w:pPr>
              <w:spacing w:line="360" w:lineRule="auto"/>
              <w:jc w:val="both"/>
              <w:rPr>
                <w:rFonts w:eastAsia="Times New Roman"/>
              </w:rPr>
            </w:pPr>
          </w:p>
        </w:tc>
        <w:tc>
          <w:tcPr>
            <w:tcW w:w="0" w:type="auto"/>
            <w:noWrap/>
            <w:tcMar>
              <w:top w:w="0" w:type="dxa"/>
              <w:left w:w="100" w:type="dxa"/>
              <w:bottom w:w="0" w:type="dxa"/>
              <w:right w:w="100" w:type="dxa"/>
            </w:tcMar>
            <w:vAlign w:val="bottom"/>
            <w:hideMark/>
          </w:tcPr>
          <w:p w14:paraId="3F1F9499" w14:textId="77777777" w:rsidR="00536E10" w:rsidRDefault="00536E10" w:rsidP="009F0F94">
            <w:pPr>
              <w:spacing w:line="360" w:lineRule="auto"/>
              <w:jc w:val="both"/>
              <w:rPr>
                <w:rFonts w:eastAsia="Times New Roman"/>
              </w:rPr>
            </w:pPr>
          </w:p>
        </w:tc>
        <w:tc>
          <w:tcPr>
            <w:tcW w:w="0" w:type="auto"/>
            <w:noWrap/>
            <w:tcMar>
              <w:top w:w="0" w:type="dxa"/>
              <w:left w:w="100" w:type="dxa"/>
              <w:bottom w:w="0" w:type="dxa"/>
              <w:right w:w="100" w:type="dxa"/>
            </w:tcMar>
            <w:vAlign w:val="bottom"/>
            <w:hideMark/>
          </w:tcPr>
          <w:p w14:paraId="39947F0F" w14:textId="77777777" w:rsidR="00536E10" w:rsidRDefault="00536E10" w:rsidP="009F0F94">
            <w:pPr>
              <w:spacing w:line="360" w:lineRule="auto"/>
              <w:jc w:val="both"/>
              <w:rPr>
                <w:rFonts w:eastAsia="Times New Roman"/>
              </w:rPr>
            </w:pPr>
          </w:p>
        </w:tc>
      </w:tr>
      <w:tr w:rsidR="00536E10" w14:paraId="32EFA01F" w14:textId="77777777">
        <w:trPr>
          <w:divId w:val="547643911"/>
          <w:tblCellSpacing w:w="0" w:type="dxa"/>
          <w:jc w:val="center"/>
        </w:trPr>
        <w:tc>
          <w:tcPr>
            <w:tcW w:w="0" w:type="auto"/>
            <w:noWrap/>
            <w:tcMar>
              <w:top w:w="0" w:type="dxa"/>
              <w:left w:w="100" w:type="dxa"/>
              <w:bottom w:w="0" w:type="dxa"/>
              <w:right w:w="100" w:type="dxa"/>
            </w:tcMar>
            <w:vAlign w:val="bottom"/>
            <w:hideMark/>
          </w:tcPr>
          <w:p w14:paraId="449680B6" w14:textId="77777777" w:rsidR="00536E10" w:rsidRDefault="007406EA" w:rsidP="009F0F94">
            <w:pPr>
              <w:spacing w:line="360" w:lineRule="auto"/>
              <w:jc w:val="both"/>
              <w:rPr>
                <w:rFonts w:eastAsia="Times New Roman"/>
              </w:rPr>
            </w:pPr>
            <w:r>
              <w:rPr>
                <w:rFonts w:eastAsia="Times New Roman"/>
              </w:rPr>
              <w:t>NADA PDSI</w:t>
            </w:r>
          </w:p>
        </w:tc>
        <w:tc>
          <w:tcPr>
            <w:tcW w:w="0" w:type="auto"/>
            <w:noWrap/>
            <w:tcMar>
              <w:top w:w="0" w:type="dxa"/>
              <w:left w:w="100" w:type="dxa"/>
              <w:bottom w:w="0" w:type="dxa"/>
              <w:right w:w="100" w:type="dxa"/>
            </w:tcMar>
            <w:vAlign w:val="bottom"/>
            <w:hideMark/>
          </w:tcPr>
          <w:p w14:paraId="5CD4A340" w14:textId="77777777" w:rsidR="00536E10" w:rsidRDefault="007406EA" w:rsidP="009F0F94">
            <w:pPr>
              <w:spacing w:line="360" w:lineRule="auto"/>
              <w:jc w:val="both"/>
              <w:rPr>
                <w:rFonts w:eastAsia="Times New Roman"/>
              </w:rPr>
            </w:pPr>
            <w:r>
              <w:rPr>
                <w:rFonts w:eastAsia="Times New Roman"/>
              </w:rPr>
              <w:t xml:space="preserve">0.643* </w:t>
            </w:r>
          </w:p>
        </w:tc>
        <w:tc>
          <w:tcPr>
            <w:tcW w:w="0" w:type="auto"/>
            <w:noWrap/>
            <w:tcMar>
              <w:top w:w="0" w:type="dxa"/>
              <w:left w:w="100" w:type="dxa"/>
              <w:bottom w:w="0" w:type="dxa"/>
              <w:right w:w="100" w:type="dxa"/>
            </w:tcMar>
            <w:vAlign w:val="bottom"/>
            <w:hideMark/>
          </w:tcPr>
          <w:p w14:paraId="6487C5FC" w14:textId="77777777" w:rsidR="00536E10" w:rsidRDefault="007406EA" w:rsidP="009F0F94">
            <w:pPr>
              <w:spacing w:line="360" w:lineRule="auto"/>
              <w:jc w:val="both"/>
              <w:rPr>
                <w:rFonts w:eastAsia="Times New Roman"/>
              </w:rPr>
            </w:pPr>
            <w:r>
              <w:rPr>
                <w:rFonts w:eastAsia="Times New Roman"/>
              </w:rPr>
              <w:t>0.502*</w:t>
            </w:r>
          </w:p>
        </w:tc>
        <w:tc>
          <w:tcPr>
            <w:tcW w:w="0" w:type="auto"/>
            <w:noWrap/>
            <w:tcMar>
              <w:top w:w="0" w:type="dxa"/>
              <w:left w:w="100" w:type="dxa"/>
              <w:bottom w:w="0" w:type="dxa"/>
              <w:right w:w="100" w:type="dxa"/>
            </w:tcMar>
            <w:vAlign w:val="bottom"/>
            <w:hideMark/>
          </w:tcPr>
          <w:p w14:paraId="47C3386D" w14:textId="77777777" w:rsidR="00536E10" w:rsidRDefault="007406EA" w:rsidP="009F0F94">
            <w:pPr>
              <w:spacing w:line="360" w:lineRule="auto"/>
              <w:jc w:val="both"/>
              <w:rPr>
                <w:rFonts w:eastAsia="Times New Roman"/>
              </w:rPr>
            </w:pPr>
            <w:r>
              <w:rPr>
                <w:rFonts w:eastAsia="Times New Roman"/>
              </w:rPr>
              <w:t xml:space="preserve">1 </w:t>
            </w:r>
          </w:p>
        </w:tc>
        <w:tc>
          <w:tcPr>
            <w:tcW w:w="0" w:type="auto"/>
            <w:noWrap/>
            <w:tcMar>
              <w:top w:w="0" w:type="dxa"/>
              <w:left w:w="100" w:type="dxa"/>
              <w:bottom w:w="0" w:type="dxa"/>
              <w:right w:w="100" w:type="dxa"/>
            </w:tcMar>
            <w:vAlign w:val="bottom"/>
            <w:hideMark/>
          </w:tcPr>
          <w:p w14:paraId="27588C4F" w14:textId="77777777" w:rsidR="00536E10" w:rsidRDefault="00536E10" w:rsidP="009F0F94">
            <w:pPr>
              <w:spacing w:line="360" w:lineRule="auto"/>
              <w:jc w:val="both"/>
              <w:rPr>
                <w:rFonts w:eastAsia="Times New Roman"/>
              </w:rPr>
            </w:pPr>
          </w:p>
        </w:tc>
        <w:tc>
          <w:tcPr>
            <w:tcW w:w="0" w:type="auto"/>
            <w:noWrap/>
            <w:tcMar>
              <w:top w:w="0" w:type="dxa"/>
              <w:left w:w="100" w:type="dxa"/>
              <w:bottom w:w="0" w:type="dxa"/>
              <w:right w:w="100" w:type="dxa"/>
            </w:tcMar>
            <w:vAlign w:val="bottom"/>
            <w:hideMark/>
          </w:tcPr>
          <w:p w14:paraId="0B0B7CF5" w14:textId="77777777" w:rsidR="00536E10" w:rsidRDefault="00536E10" w:rsidP="009F0F94">
            <w:pPr>
              <w:spacing w:line="360" w:lineRule="auto"/>
              <w:jc w:val="both"/>
              <w:rPr>
                <w:rFonts w:eastAsia="Times New Roman"/>
              </w:rPr>
            </w:pPr>
          </w:p>
        </w:tc>
        <w:tc>
          <w:tcPr>
            <w:tcW w:w="0" w:type="auto"/>
            <w:noWrap/>
            <w:tcMar>
              <w:top w:w="0" w:type="dxa"/>
              <w:left w:w="100" w:type="dxa"/>
              <w:bottom w:w="0" w:type="dxa"/>
              <w:right w:w="100" w:type="dxa"/>
            </w:tcMar>
            <w:vAlign w:val="bottom"/>
            <w:hideMark/>
          </w:tcPr>
          <w:p w14:paraId="52C576B4" w14:textId="77777777" w:rsidR="00536E10" w:rsidRDefault="00536E10" w:rsidP="009F0F94">
            <w:pPr>
              <w:spacing w:line="360" w:lineRule="auto"/>
              <w:jc w:val="both"/>
              <w:rPr>
                <w:rFonts w:eastAsia="Times New Roman"/>
              </w:rPr>
            </w:pPr>
          </w:p>
        </w:tc>
        <w:tc>
          <w:tcPr>
            <w:tcW w:w="0" w:type="auto"/>
            <w:noWrap/>
            <w:tcMar>
              <w:top w:w="0" w:type="dxa"/>
              <w:left w:w="100" w:type="dxa"/>
              <w:bottom w:w="0" w:type="dxa"/>
              <w:right w:w="100" w:type="dxa"/>
            </w:tcMar>
            <w:vAlign w:val="bottom"/>
            <w:hideMark/>
          </w:tcPr>
          <w:p w14:paraId="7C67BDF7" w14:textId="77777777" w:rsidR="00536E10" w:rsidRDefault="00536E10" w:rsidP="009F0F94">
            <w:pPr>
              <w:spacing w:line="360" w:lineRule="auto"/>
              <w:jc w:val="both"/>
              <w:rPr>
                <w:rFonts w:eastAsia="Times New Roman"/>
              </w:rPr>
            </w:pPr>
          </w:p>
        </w:tc>
      </w:tr>
      <w:tr w:rsidR="00536E10" w14:paraId="4089F7F3" w14:textId="77777777">
        <w:trPr>
          <w:divId w:val="547643911"/>
          <w:tblCellSpacing w:w="0" w:type="dxa"/>
          <w:jc w:val="center"/>
        </w:trPr>
        <w:tc>
          <w:tcPr>
            <w:tcW w:w="0" w:type="auto"/>
            <w:noWrap/>
            <w:tcMar>
              <w:top w:w="0" w:type="dxa"/>
              <w:left w:w="100" w:type="dxa"/>
              <w:bottom w:w="0" w:type="dxa"/>
              <w:right w:w="100" w:type="dxa"/>
            </w:tcMar>
            <w:vAlign w:val="bottom"/>
            <w:hideMark/>
          </w:tcPr>
          <w:p w14:paraId="2DDE949D" w14:textId="77777777" w:rsidR="00536E10" w:rsidRDefault="007406EA" w:rsidP="009F0F94">
            <w:pPr>
              <w:spacing w:line="360" w:lineRule="auto"/>
              <w:jc w:val="both"/>
              <w:rPr>
                <w:rFonts w:eastAsia="Times New Roman"/>
              </w:rPr>
            </w:pPr>
            <w:r>
              <w:rPr>
                <w:rFonts w:eastAsia="Times New Roman"/>
              </w:rPr>
              <w:t xml:space="preserve">NC AMJ </w:t>
            </w:r>
          </w:p>
        </w:tc>
        <w:tc>
          <w:tcPr>
            <w:tcW w:w="0" w:type="auto"/>
            <w:noWrap/>
            <w:tcMar>
              <w:top w:w="0" w:type="dxa"/>
              <w:left w:w="100" w:type="dxa"/>
              <w:bottom w:w="0" w:type="dxa"/>
              <w:right w:w="100" w:type="dxa"/>
            </w:tcMar>
            <w:vAlign w:val="bottom"/>
            <w:hideMark/>
          </w:tcPr>
          <w:p w14:paraId="4EF80C39" w14:textId="77777777" w:rsidR="00536E10" w:rsidRDefault="007406EA" w:rsidP="009F0F94">
            <w:pPr>
              <w:spacing w:line="360" w:lineRule="auto"/>
              <w:jc w:val="both"/>
              <w:rPr>
                <w:rFonts w:eastAsia="Times New Roman"/>
              </w:rPr>
            </w:pPr>
            <w:r>
              <w:rPr>
                <w:rFonts w:eastAsia="Times New Roman"/>
              </w:rPr>
              <w:t xml:space="preserve">0.241* </w:t>
            </w:r>
          </w:p>
        </w:tc>
        <w:tc>
          <w:tcPr>
            <w:tcW w:w="0" w:type="auto"/>
            <w:noWrap/>
            <w:tcMar>
              <w:top w:w="0" w:type="dxa"/>
              <w:left w:w="100" w:type="dxa"/>
              <w:bottom w:w="0" w:type="dxa"/>
              <w:right w:w="100" w:type="dxa"/>
            </w:tcMar>
            <w:vAlign w:val="bottom"/>
            <w:hideMark/>
          </w:tcPr>
          <w:p w14:paraId="1CF9C199" w14:textId="77777777" w:rsidR="00536E10" w:rsidRDefault="007406EA" w:rsidP="009F0F94">
            <w:pPr>
              <w:spacing w:line="360" w:lineRule="auto"/>
              <w:jc w:val="both"/>
              <w:rPr>
                <w:rFonts w:eastAsia="Times New Roman"/>
              </w:rPr>
            </w:pPr>
            <w:r>
              <w:rPr>
                <w:rFonts w:eastAsia="Times New Roman"/>
              </w:rPr>
              <w:t>0.396*</w:t>
            </w:r>
          </w:p>
        </w:tc>
        <w:tc>
          <w:tcPr>
            <w:tcW w:w="0" w:type="auto"/>
            <w:noWrap/>
            <w:tcMar>
              <w:top w:w="0" w:type="dxa"/>
              <w:left w:w="100" w:type="dxa"/>
              <w:bottom w:w="0" w:type="dxa"/>
              <w:right w:w="100" w:type="dxa"/>
            </w:tcMar>
            <w:vAlign w:val="bottom"/>
            <w:hideMark/>
          </w:tcPr>
          <w:p w14:paraId="3484CAB9" w14:textId="77777777" w:rsidR="00536E10" w:rsidRDefault="007406EA" w:rsidP="009F0F94">
            <w:pPr>
              <w:spacing w:line="360" w:lineRule="auto"/>
              <w:jc w:val="both"/>
              <w:rPr>
                <w:rFonts w:eastAsia="Times New Roman"/>
              </w:rPr>
            </w:pPr>
            <w:r>
              <w:rPr>
                <w:rFonts w:eastAsia="Times New Roman"/>
              </w:rPr>
              <w:t xml:space="preserve">0.424* </w:t>
            </w:r>
          </w:p>
        </w:tc>
        <w:tc>
          <w:tcPr>
            <w:tcW w:w="0" w:type="auto"/>
            <w:noWrap/>
            <w:tcMar>
              <w:top w:w="0" w:type="dxa"/>
              <w:left w:w="100" w:type="dxa"/>
              <w:bottom w:w="0" w:type="dxa"/>
              <w:right w:w="100" w:type="dxa"/>
            </w:tcMar>
            <w:vAlign w:val="bottom"/>
            <w:hideMark/>
          </w:tcPr>
          <w:p w14:paraId="6561E143" w14:textId="77777777" w:rsidR="00536E10" w:rsidRDefault="007406EA" w:rsidP="009F0F94">
            <w:pPr>
              <w:spacing w:line="360" w:lineRule="auto"/>
              <w:jc w:val="both"/>
              <w:rPr>
                <w:rFonts w:eastAsia="Times New Roman"/>
              </w:rPr>
            </w:pPr>
            <w:r>
              <w:rPr>
                <w:rFonts w:eastAsia="Times New Roman"/>
              </w:rPr>
              <w:t xml:space="preserve">1 </w:t>
            </w:r>
          </w:p>
        </w:tc>
        <w:tc>
          <w:tcPr>
            <w:tcW w:w="0" w:type="auto"/>
            <w:noWrap/>
            <w:tcMar>
              <w:top w:w="0" w:type="dxa"/>
              <w:left w:w="100" w:type="dxa"/>
              <w:bottom w:w="0" w:type="dxa"/>
              <w:right w:w="100" w:type="dxa"/>
            </w:tcMar>
            <w:vAlign w:val="bottom"/>
            <w:hideMark/>
          </w:tcPr>
          <w:p w14:paraId="770BC12C" w14:textId="77777777" w:rsidR="00536E10" w:rsidRDefault="00536E10" w:rsidP="009F0F94">
            <w:pPr>
              <w:spacing w:line="360" w:lineRule="auto"/>
              <w:jc w:val="both"/>
              <w:rPr>
                <w:rFonts w:eastAsia="Times New Roman"/>
              </w:rPr>
            </w:pPr>
          </w:p>
        </w:tc>
        <w:tc>
          <w:tcPr>
            <w:tcW w:w="0" w:type="auto"/>
            <w:noWrap/>
            <w:tcMar>
              <w:top w:w="0" w:type="dxa"/>
              <w:left w:w="100" w:type="dxa"/>
              <w:bottom w:w="0" w:type="dxa"/>
              <w:right w:w="100" w:type="dxa"/>
            </w:tcMar>
            <w:vAlign w:val="bottom"/>
            <w:hideMark/>
          </w:tcPr>
          <w:p w14:paraId="18FE9C2A" w14:textId="77777777" w:rsidR="00536E10" w:rsidRDefault="00536E10" w:rsidP="009F0F94">
            <w:pPr>
              <w:spacing w:line="360" w:lineRule="auto"/>
              <w:jc w:val="both"/>
              <w:rPr>
                <w:rFonts w:eastAsia="Times New Roman"/>
              </w:rPr>
            </w:pPr>
          </w:p>
        </w:tc>
        <w:tc>
          <w:tcPr>
            <w:tcW w:w="0" w:type="auto"/>
            <w:noWrap/>
            <w:tcMar>
              <w:top w:w="0" w:type="dxa"/>
              <w:left w:w="100" w:type="dxa"/>
              <w:bottom w:w="0" w:type="dxa"/>
              <w:right w:w="100" w:type="dxa"/>
            </w:tcMar>
            <w:vAlign w:val="bottom"/>
            <w:hideMark/>
          </w:tcPr>
          <w:p w14:paraId="7AB9AF60" w14:textId="77777777" w:rsidR="00536E10" w:rsidRDefault="00536E10" w:rsidP="009F0F94">
            <w:pPr>
              <w:spacing w:line="360" w:lineRule="auto"/>
              <w:jc w:val="both"/>
              <w:rPr>
                <w:rFonts w:eastAsia="Times New Roman"/>
              </w:rPr>
            </w:pPr>
          </w:p>
        </w:tc>
      </w:tr>
      <w:tr w:rsidR="00536E10" w14:paraId="31EA5454" w14:textId="77777777">
        <w:trPr>
          <w:divId w:val="547643911"/>
          <w:tblCellSpacing w:w="0" w:type="dxa"/>
          <w:jc w:val="center"/>
        </w:trPr>
        <w:tc>
          <w:tcPr>
            <w:tcW w:w="0" w:type="auto"/>
            <w:noWrap/>
            <w:tcMar>
              <w:top w:w="0" w:type="dxa"/>
              <w:left w:w="100" w:type="dxa"/>
              <w:bottom w:w="0" w:type="dxa"/>
              <w:right w:w="100" w:type="dxa"/>
            </w:tcMar>
            <w:vAlign w:val="bottom"/>
            <w:hideMark/>
          </w:tcPr>
          <w:p w14:paraId="07FA0BB5" w14:textId="77777777" w:rsidR="00536E10" w:rsidRDefault="007406EA" w:rsidP="009F0F94">
            <w:pPr>
              <w:spacing w:line="360" w:lineRule="auto"/>
              <w:jc w:val="both"/>
              <w:rPr>
                <w:rFonts w:eastAsia="Times New Roman"/>
              </w:rPr>
            </w:pPr>
            <w:r>
              <w:rPr>
                <w:rFonts w:eastAsia="Times New Roman"/>
              </w:rPr>
              <w:t xml:space="preserve">SC MAMJ </w:t>
            </w:r>
          </w:p>
        </w:tc>
        <w:tc>
          <w:tcPr>
            <w:tcW w:w="0" w:type="auto"/>
            <w:noWrap/>
            <w:tcMar>
              <w:top w:w="0" w:type="dxa"/>
              <w:left w:w="100" w:type="dxa"/>
              <w:bottom w:w="0" w:type="dxa"/>
              <w:right w:w="100" w:type="dxa"/>
            </w:tcMar>
            <w:vAlign w:val="bottom"/>
            <w:hideMark/>
          </w:tcPr>
          <w:p w14:paraId="1E9FDDD9" w14:textId="77777777" w:rsidR="00536E10" w:rsidRDefault="007406EA" w:rsidP="009F0F94">
            <w:pPr>
              <w:spacing w:line="360" w:lineRule="auto"/>
              <w:jc w:val="both"/>
              <w:rPr>
                <w:rFonts w:eastAsia="Times New Roman"/>
              </w:rPr>
            </w:pPr>
            <w:r>
              <w:rPr>
                <w:rFonts w:eastAsia="Times New Roman"/>
              </w:rPr>
              <w:t xml:space="preserve">0.127 </w:t>
            </w:r>
          </w:p>
        </w:tc>
        <w:tc>
          <w:tcPr>
            <w:tcW w:w="0" w:type="auto"/>
            <w:noWrap/>
            <w:tcMar>
              <w:top w:w="0" w:type="dxa"/>
              <w:left w:w="100" w:type="dxa"/>
              <w:bottom w:w="0" w:type="dxa"/>
              <w:right w:w="100" w:type="dxa"/>
            </w:tcMar>
            <w:vAlign w:val="bottom"/>
            <w:hideMark/>
          </w:tcPr>
          <w:p w14:paraId="760E7F0F" w14:textId="77777777" w:rsidR="00536E10" w:rsidRDefault="007406EA" w:rsidP="009F0F94">
            <w:pPr>
              <w:spacing w:line="360" w:lineRule="auto"/>
              <w:jc w:val="both"/>
              <w:rPr>
                <w:rFonts w:eastAsia="Times New Roman"/>
              </w:rPr>
            </w:pPr>
            <w:r>
              <w:rPr>
                <w:rFonts w:eastAsia="Times New Roman"/>
              </w:rPr>
              <w:t>0.178*</w:t>
            </w:r>
          </w:p>
        </w:tc>
        <w:tc>
          <w:tcPr>
            <w:tcW w:w="0" w:type="auto"/>
            <w:noWrap/>
            <w:tcMar>
              <w:top w:w="0" w:type="dxa"/>
              <w:left w:w="100" w:type="dxa"/>
              <w:bottom w:w="0" w:type="dxa"/>
              <w:right w:w="100" w:type="dxa"/>
            </w:tcMar>
            <w:vAlign w:val="bottom"/>
            <w:hideMark/>
          </w:tcPr>
          <w:p w14:paraId="252D4941" w14:textId="77777777" w:rsidR="00536E10" w:rsidRDefault="007406EA" w:rsidP="009F0F94">
            <w:pPr>
              <w:spacing w:line="360" w:lineRule="auto"/>
              <w:jc w:val="both"/>
              <w:rPr>
                <w:rFonts w:eastAsia="Times New Roman"/>
              </w:rPr>
            </w:pPr>
            <w:r>
              <w:rPr>
                <w:rFonts w:eastAsia="Times New Roman"/>
              </w:rPr>
              <w:t xml:space="preserve">0.352* </w:t>
            </w:r>
          </w:p>
        </w:tc>
        <w:tc>
          <w:tcPr>
            <w:tcW w:w="0" w:type="auto"/>
            <w:noWrap/>
            <w:tcMar>
              <w:top w:w="0" w:type="dxa"/>
              <w:left w:w="100" w:type="dxa"/>
              <w:bottom w:w="0" w:type="dxa"/>
              <w:right w:w="100" w:type="dxa"/>
            </w:tcMar>
            <w:vAlign w:val="bottom"/>
            <w:hideMark/>
          </w:tcPr>
          <w:p w14:paraId="555FFE2E" w14:textId="77777777" w:rsidR="00536E10" w:rsidRDefault="007406EA" w:rsidP="009F0F94">
            <w:pPr>
              <w:spacing w:line="360" w:lineRule="auto"/>
              <w:jc w:val="both"/>
              <w:rPr>
                <w:rFonts w:eastAsia="Times New Roman"/>
              </w:rPr>
            </w:pPr>
            <w:r>
              <w:rPr>
                <w:rFonts w:eastAsia="Times New Roman"/>
              </w:rPr>
              <w:t xml:space="preserve">0.581* </w:t>
            </w:r>
          </w:p>
        </w:tc>
        <w:tc>
          <w:tcPr>
            <w:tcW w:w="0" w:type="auto"/>
            <w:noWrap/>
            <w:tcMar>
              <w:top w:w="0" w:type="dxa"/>
              <w:left w:w="100" w:type="dxa"/>
              <w:bottom w:w="0" w:type="dxa"/>
              <w:right w:w="100" w:type="dxa"/>
            </w:tcMar>
            <w:vAlign w:val="bottom"/>
            <w:hideMark/>
          </w:tcPr>
          <w:p w14:paraId="5EA7140F" w14:textId="77777777" w:rsidR="00536E10" w:rsidRDefault="007406EA" w:rsidP="009F0F94">
            <w:pPr>
              <w:spacing w:line="360" w:lineRule="auto"/>
              <w:jc w:val="both"/>
              <w:rPr>
                <w:rFonts w:eastAsia="Times New Roman"/>
              </w:rPr>
            </w:pPr>
            <w:r>
              <w:rPr>
                <w:rFonts w:eastAsia="Times New Roman"/>
              </w:rPr>
              <w:t xml:space="preserve">1 </w:t>
            </w:r>
          </w:p>
        </w:tc>
        <w:tc>
          <w:tcPr>
            <w:tcW w:w="0" w:type="auto"/>
            <w:noWrap/>
            <w:tcMar>
              <w:top w:w="0" w:type="dxa"/>
              <w:left w:w="100" w:type="dxa"/>
              <w:bottom w:w="0" w:type="dxa"/>
              <w:right w:w="100" w:type="dxa"/>
            </w:tcMar>
            <w:vAlign w:val="bottom"/>
            <w:hideMark/>
          </w:tcPr>
          <w:p w14:paraId="4AB96C20" w14:textId="77777777" w:rsidR="00536E10" w:rsidRDefault="00536E10" w:rsidP="009F0F94">
            <w:pPr>
              <w:spacing w:line="360" w:lineRule="auto"/>
              <w:jc w:val="both"/>
              <w:rPr>
                <w:rFonts w:eastAsia="Times New Roman"/>
              </w:rPr>
            </w:pPr>
          </w:p>
        </w:tc>
        <w:tc>
          <w:tcPr>
            <w:tcW w:w="0" w:type="auto"/>
            <w:noWrap/>
            <w:tcMar>
              <w:top w:w="0" w:type="dxa"/>
              <w:left w:w="100" w:type="dxa"/>
              <w:bottom w:w="0" w:type="dxa"/>
              <w:right w:w="100" w:type="dxa"/>
            </w:tcMar>
            <w:vAlign w:val="bottom"/>
            <w:hideMark/>
          </w:tcPr>
          <w:p w14:paraId="4675D7F3" w14:textId="77777777" w:rsidR="00536E10" w:rsidRDefault="00536E10" w:rsidP="009F0F94">
            <w:pPr>
              <w:spacing w:line="360" w:lineRule="auto"/>
              <w:jc w:val="both"/>
              <w:rPr>
                <w:rFonts w:eastAsia="Times New Roman"/>
              </w:rPr>
            </w:pPr>
          </w:p>
        </w:tc>
      </w:tr>
      <w:tr w:rsidR="00536E10" w14:paraId="252F91DE" w14:textId="77777777">
        <w:trPr>
          <w:divId w:val="547643911"/>
          <w:tblCellSpacing w:w="0" w:type="dxa"/>
          <w:jc w:val="center"/>
        </w:trPr>
        <w:tc>
          <w:tcPr>
            <w:tcW w:w="0" w:type="auto"/>
            <w:noWrap/>
            <w:tcMar>
              <w:top w:w="0" w:type="dxa"/>
              <w:left w:w="100" w:type="dxa"/>
              <w:bottom w:w="0" w:type="dxa"/>
              <w:right w:w="100" w:type="dxa"/>
            </w:tcMar>
            <w:vAlign w:val="bottom"/>
            <w:hideMark/>
          </w:tcPr>
          <w:p w14:paraId="05B1E632" w14:textId="77777777" w:rsidR="00536E10" w:rsidRDefault="007406EA" w:rsidP="009F0F94">
            <w:pPr>
              <w:spacing w:line="360" w:lineRule="auto"/>
              <w:jc w:val="both"/>
              <w:rPr>
                <w:rFonts w:eastAsia="Times New Roman"/>
              </w:rPr>
            </w:pPr>
            <w:r>
              <w:rPr>
                <w:rFonts w:eastAsia="Times New Roman"/>
              </w:rPr>
              <w:t xml:space="preserve">GA MAMJ </w:t>
            </w:r>
          </w:p>
        </w:tc>
        <w:tc>
          <w:tcPr>
            <w:tcW w:w="0" w:type="auto"/>
            <w:noWrap/>
            <w:tcMar>
              <w:top w:w="0" w:type="dxa"/>
              <w:left w:w="100" w:type="dxa"/>
              <w:bottom w:w="0" w:type="dxa"/>
              <w:right w:w="100" w:type="dxa"/>
            </w:tcMar>
            <w:vAlign w:val="bottom"/>
            <w:hideMark/>
          </w:tcPr>
          <w:p w14:paraId="14D8D12D" w14:textId="77777777" w:rsidR="00536E10" w:rsidRDefault="007406EA" w:rsidP="009F0F94">
            <w:pPr>
              <w:spacing w:line="360" w:lineRule="auto"/>
              <w:jc w:val="both"/>
              <w:rPr>
                <w:rFonts w:eastAsia="Times New Roman"/>
              </w:rPr>
            </w:pPr>
            <w:r>
              <w:rPr>
                <w:rFonts w:eastAsia="Times New Roman"/>
              </w:rPr>
              <w:t xml:space="preserve">0.091 </w:t>
            </w:r>
          </w:p>
        </w:tc>
        <w:tc>
          <w:tcPr>
            <w:tcW w:w="0" w:type="auto"/>
            <w:noWrap/>
            <w:tcMar>
              <w:top w:w="0" w:type="dxa"/>
              <w:left w:w="100" w:type="dxa"/>
              <w:bottom w:w="0" w:type="dxa"/>
              <w:right w:w="100" w:type="dxa"/>
            </w:tcMar>
            <w:vAlign w:val="bottom"/>
            <w:hideMark/>
          </w:tcPr>
          <w:p w14:paraId="5CDD69FC" w14:textId="77777777" w:rsidR="00536E10" w:rsidRDefault="007406EA" w:rsidP="009F0F94">
            <w:pPr>
              <w:spacing w:line="360" w:lineRule="auto"/>
              <w:jc w:val="both"/>
              <w:rPr>
                <w:rFonts w:eastAsia="Times New Roman"/>
              </w:rPr>
            </w:pPr>
            <w:r>
              <w:rPr>
                <w:rFonts w:eastAsia="Times New Roman"/>
              </w:rPr>
              <w:t>0.196*</w:t>
            </w:r>
          </w:p>
        </w:tc>
        <w:tc>
          <w:tcPr>
            <w:tcW w:w="0" w:type="auto"/>
            <w:noWrap/>
            <w:tcMar>
              <w:top w:w="0" w:type="dxa"/>
              <w:left w:w="100" w:type="dxa"/>
              <w:bottom w:w="0" w:type="dxa"/>
              <w:right w:w="100" w:type="dxa"/>
            </w:tcMar>
            <w:vAlign w:val="bottom"/>
            <w:hideMark/>
          </w:tcPr>
          <w:p w14:paraId="3537E30E" w14:textId="77777777" w:rsidR="00536E10" w:rsidRDefault="007406EA" w:rsidP="009F0F94">
            <w:pPr>
              <w:spacing w:line="360" w:lineRule="auto"/>
              <w:jc w:val="both"/>
              <w:rPr>
                <w:rFonts w:eastAsia="Times New Roman"/>
              </w:rPr>
            </w:pPr>
            <w:r>
              <w:rPr>
                <w:rFonts w:eastAsia="Times New Roman"/>
              </w:rPr>
              <w:t xml:space="preserve">0.345* </w:t>
            </w:r>
          </w:p>
        </w:tc>
        <w:tc>
          <w:tcPr>
            <w:tcW w:w="0" w:type="auto"/>
            <w:noWrap/>
            <w:tcMar>
              <w:top w:w="0" w:type="dxa"/>
              <w:left w:w="100" w:type="dxa"/>
              <w:bottom w:w="0" w:type="dxa"/>
              <w:right w:w="100" w:type="dxa"/>
            </w:tcMar>
            <w:vAlign w:val="bottom"/>
            <w:hideMark/>
          </w:tcPr>
          <w:p w14:paraId="3C0E6940" w14:textId="77777777" w:rsidR="00536E10" w:rsidRDefault="007406EA" w:rsidP="009F0F94">
            <w:pPr>
              <w:spacing w:line="360" w:lineRule="auto"/>
              <w:jc w:val="both"/>
              <w:rPr>
                <w:rFonts w:eastAsia="Times New Roman"/>
              </w:rPr>
            </w:pPr>
            <w:r>
              <w:rPr>
                <w:rFonts w:eastAsia="Times New Roman"/>
              </w:rPr>
              <w:t xml:space="preserve">0.474* </w:t>
            </w:r>
          </w:p>
        </w:tc>
        <w:tc>
          <w:tcPr>
            <w:tcW w:w="0" w:type="auto"/>
            <w:noWrap/>
            <w:tcMar>
              <w:top w:w="0" w:type="dxa"/>
              <w:left w:w="100" w:type="dxa"/>
              <w:bottom w:w="0" w:type="dxa"/>
              <w:right w:w="100" w:type="dxa"/>
            </w:tcMar>
            <w:vAlign w:val="bottom"/>
            <w:hideMark/>
          </w:tcPr>
          <w:p w14:paraId="0FE89BF0" w14:textId="77777777" w:rsidR="00536E10" w:rsidRDefault="007406EA" w:rsidP="009F0F94">
            <w:pPr>
              <w:spacing w:line="360" w:lineRule="auto"/>
              <w:jc w:val="both"/>
              <w:rPr>
                <w:rFonts w:eastAsia="Times New Roman"/>
              </w:rPr>
            </w:pPr>
            <w:r>
              <w:rPr>
                <w:rFonts w:eastAsia="Times New Roman"/>
              </w:rPr>
              <w:t xml:space="preserve">0.766* </w:t>
            </w:r>
          </w:p>
        </w:tc>
        <w:tc>
          <w:tcPr>
            <w:tcW w:w="0" w:type="auto"/>
            <w:noWrap/>
            <w:tcMar>
              <w:top w:w="0" w:type="dxa"/>
              <w:left w:w="100" w:type="dxa"/>
              <w:bottom w:w="0" w:type="dxa"/>
              <w:right w:w="100" w:type="dxa"/>
            </w:tcMar>
            <w:vAlign w:val="bottom"/>
            <w:hideMark/>
          </w:tcPr>
          <w:p w14:paraId="69B2F7F0" w14:textId="77777777" w:rsidR="00536E10" w:rsidRDefault="007406EA" w:rsidP="009F0F94">
            <w:pPr>
              <w:spacing w:line="360" w:lineRule="auto"/>
              <w:jc w:val="both"/>
              <w:rPr>
                <w:rFonts w:eastAsia="Times New Roman"/>
              </w:rPr>
            </w:pPr>
            <w:r>
              <w:rPr>
                <w:rFonts w:eastAsia="Times New Roman"/>
              </w:rPr>
              <w:t xml:space="preserve">1 </w:t>
            </w:r>
          </w:p>
        </w:tc>
        <w:tc>
          <w:tcPr>
            <w:tcW w:w="0" w:type="auto"/>
            <w:noWrap/>
            <w:tcMar>
              <w:top w:w="0" w:type="dxa"/>
              <w:left w:w="100" w:type="dxa"/>
              <w:bottom w:w="0" w:type="dxa"/>
              <w:right w:w="100" w:type="dxa"/>
            </w:tcMar>
            <w:vAlign w:val="bottom"/>
            <w:hideMark/>
          </w:tcPr>
          <w:p w14:paraId="11DEA368" w14:textId="77777777" w:rsidR="00536E10" w:rsidRDefault="00536E10" w:rsidP="009F0F94">
            <w:pPr>
              <w:spacing w:line="360" w:lineRule="auto"/>
              <w:jc w:val="both"/>
              <w:rPr>
                <w:rFonts w:eastAsia="Times New Roman"/>
              </w:rPr>
            </w:pPr>
          </w:p>
        </w:tc>
      </w:tr>
      <w:tr w:rsidR="00536E10" w14:paraId="0D754A16" w14:textId="77777777">
        <w:trPr>
          <w:divId w:val="547643911"/>
          <w:tblCellSpacing w:w="0" w:type="dxa"/>
          <w:jc w:val="center"/>
        </w:trPr>
        <w:tc>
          <w:tcPr>
            <w:tcW w:w="0" w:type="auto"/>
            <w:tcBorders>
              <w:bottom w:val="single" w:sz="12" w:space="0" w:color="auto"/>
            </w:tcBorders>
            <w:noWrap/>
            <w:tcMar>
              <w:top w:w="0" w:type="dxa"/>
              <w:left w:w="100" w:type="dxa"/>
              <w:bottom w:w="0" w:type="dxa"/>
              <w:right w:w="100" w:type="dxa"/>
            </w:tcMar>
            <w:vAlign w:val="bottom"/>
            <w:hideMark/>
          </w:tcPr>
          <w:p w14:paraId="2CFBB742" w14:textId="77777777" w:rsidR="00536E10" w:rsidRDefault="007406EA" w:rsidP="009F0F94">
            <w:pPr>
              <w:spacing w:line="360" w:lineRule="auto"/>
              <w:jc w:val="both"/>
              <w:rPr>
                <w:rFonts w:eastAsia="Times New Roman"/>
              </w:rPr>
            </w:pPr>
            <w:r>
              <w:rPr>
                <w:rFonts w:eastAsia="Times New Roman"/>
              </w:rPr>
              <w:t xml:space="preserve">VA </w:t>
            </w:r>
          </w:p>
        </w:tc>
        <w:tc>
          <w:tcPr>
            <w:tcW w:w="0" w:type="auto"/>
            <w:tcBorders>
              <w:bottom w:val="single" w:sz="12" w:space="0" w:color="auto"/>
            </w:tcBorders>
            <w:noWrap/>
            <w:tcMar>
              <w:top w:w="0" w:type="dxa"/>
              <w:left w:w="100" w:type="dxa"/>
              <w:bottom w:w="0" w:type="dxa"/>
              <w:right w:w="100" w:type="dxa"/>
            </w:tcMar>
            <w:vAlign w:val="bottom"/>
            <w:hideMark/>
          </w:tcPr>
          <w:p w14:paraId="4FB22F00" w14:textId="77777777" w:rsidR="00536E10" w:rsidRDefault="007406EA" w:rsidP="009F0F94">
            <w:pPr>
              <w:spacing w:line="360" w:lineRule="auto"/>
              <w:jc w:val="both"/>
              <w:rPr>
                <w:rFonts w:eastAsia="Times New Roman"/>
              </w:rPr>
            </w:pPr>
            <w:r>
              <w:rPr>
                <w:rFonts w:eastAsia="Times New Roman"/>
              </w:rPr>
              <w:t xml:space="preserve">0.382* </w:t>
            </w:r>
          </w:p>
        </w:tc>
        <w:tc>
          <w:tcPr>
            <w:tcW w:w="0" w:type="auto"/>
            <w:tcBorders>
              <w:bottom w:val="single" w:sz="12" w:space="0" w:color="auto"/>
            </w:tcBorders>
            <w:noWrap/>
            <w:tcMar>
              <w:top w:w="0" w:type="dxa"/>
              <w:left w:w="100" w:type="dxa"/>
              <w:bottom w:w="0" w:type="dxa"/>
              <w:right w:w="100" w:type="dxa"/>
            </w:tcMar>
            <w:vAlign w:val="bottom"/>
            <w:hideMark/>
          </w:tcPr>
          <w:p w14:paraId="01C1EC8B" w14:textId="77777777" w:rsidR="00536E10" w:rsidRDefault="007406EA" w:rsidP="009F0F94">
            <w:pPr>
              <w:spacing w:line="360" w:lineRule="auto"/>
              <w:jc w:val="both"/>
              <w:rPr>
                <w:rFonts w:eastAsia="Times New Roman"/>
              </w:rPr>
            </w:pPr>
            <w:r>
              <w:rPr>
                <w:rFonts w:eastAsia="Times New Roman"/>
              </w:rPr>
              <w:t>0.288*</w:t>
            </w:r>
          </w:p>
        </w:tc>
        <w:tc>
          <w:tcPr>
            <w:tcW w:w="0" w:type="auto"/>
            <w:tcBorders>
              <w:bottom w:val="single" w:sz="12" w:space="0" w:color="auto"/>
            </w:tcBorders>
            <w:noWrap/>
            <w:tcMar>
              <w:top w:w="0" w:type="dxa"/>
              <w:left w:w="100" w:type="dxa"/>
              <w:bottom w:w="0" w:type="dxa"/>
              <w:right w:w="100" w:type="dxa"/>
            </w:tcMar>
            <w:vAlign w:val="bottom"/>
            <w:hideMark/>
          </w:tcPr>
          <w:p w14:paraId="079C464C" w14:textId="77777777" w:rsidR="00536E10" w:rsidRDefault="007406EA" w:rsidP="009F0F94">
            <w:pPr>
              <w:spacing w:line="360" w:lineRule="auto"/>
              <w:jc w:val="both"/>
              <w:rPr>
                <w:rFonts w:eastAsia="Times New Roman"/>
              </w:rPr>
            </w:pPr>
            <w:r>
              <w:rPr>
                <w:rFonts w:eastAsia="Times New Roman"/>
              </w:rPr>
              <w:t xml:space="preserve">0.499* </w:t>
            </w:r>
          </w:p>
        </w:tc>
        <w:tc>
          <w:tcPr>
            <w:tcW w:w="0" w:type="auto"/>
            <w:tcBorders>
              <w:bottom w:val="single" w:sz="12" w:space="0" w:color="auto"/>
            </w:tcBorders>
            <w:noWrap/>
            <w:tcMar>
              <w:top w:w="0" w:type="dxa"/>
              <w:left w:w="100" w:type="dxa"/>
              <w:bottom w:w="0" w:type="dxa"/>
              <w:right w:w="100" w:type="dxa"/>
            </w:tcMar>
            <w:vAlign w:val="bottom"/>
            <w:hideMark/>
          </w:tcPr>
          <w:p w14:paraId="11419520" w14:textId="77777777" w:rsidR="00536E10" w:rsidRDefault="007406EA" w:rsidP="009F0F94">
            <w:pPr>
              <w:spacing w:line="360" w:lineRule="auto"/>
              <w:jc w:val="both"/>
              <w:rPr>
                <w:rFonts w:eastAsia="Times New Roman"/>
              </w:rPr>
            </w:pPr>
            <w:r>
              <w:rPr>
                <w:rFonts w:eastAsia="Times New Roman"/>
              </w:rPr>
              <w:t xml:space="preserve">0.132 </w:t>
            </w:r>
          </w:p>
        </w:tc>
        <w:tc>
          <w:tcPr>
            <w:tcW w:w="0" w:type="auto"/>
            <w:tcBorders>
              <w:bottom w:val="single" w:sz="12" w:space="0" w:color="auto"/>
            </w:tcBorders>
            <w:noWrap/>
            <w:tcMar>
              <w:top w:w="0" w:type="dxa"/>
              <w:left w:w="100" w:type="dxa"/>
              <w:bottom w:w="0" w:type="dxa"/>
              <w:right w:w="100" w:type="dxa"/>
            </w:tcMar>
            <w:vAlign w:val="bottom"/>
            <w:hideMark/>
          </w:tcPr>
          <w:p w14:paraId="1C02A9FC" w14:textId="77777777" w:rsidR="00536E10" w:rsidRDefault="007406EA" w:rsidP="009F0F94">
            <w:pPr>
              <w:spacing w:line="360" w:lineRule="auto"/>
              <w:jc w:val="both"/>
              <w:rPr>
                <w:rFonts w:eastAsia="Times New Roman"/>
              </w:rPr>
            </w:pPr>
            <w:r>
              <w:rPr>
                <w:rFonts w:eastAsia="Times New Roman"/>
              </w:rPr>
              <w:t xml:space="preserve">0.090 </w:t>
            </w:r>
          </w:p>
        </w:tc>
        <w:tc>
          <w:tcPr>
            <w:tcW w:w="0" w:type="auto"/>
            <w:tcBorders>
              <w:bottom w:val="single" w:sz="12" w:space="0" w:color="auto"/>
            </w:tcBorders>
            <w:noWrap/>
            <w:tcMar>
              <w:top w:w="0" w:type="dxa"/>
              <w:left w:w="100" w:type="dxa"/>
              <w:bottom w:w="0" w:type="dxa"/>
              <w:right w:w="100" w:type="dxa"/>
            </w:tcMar>
            <w:vAlign w:val="bottom"/>
            <w:hideMark/>
          </w:tcPr>
          <w:p w14:paraId="2D3FEA13" w14:textId="77777777" w:rsidR="00536E10" w:rsidRDefault="007406EA" w:rsidP="009F0F94">
            <w:pPr>
              <w:spacing w:line="360" w:lineRule="auto"/>
              <w:jc w:val="both"/>
              <w:rPr>
                <w:rFonts w:eastAsia="Times New Roman"/>
              </w:rPr>
            </w:pPr>
            <w:r>
              <w:rPr>
                <w:rFonts w:eastAsia="Times New Roman"/>
              </w:rPr>
              <w:t xml:space="preserve">0.109 </w:t>
            </w:r>
          </w:p>
        </w:tc>
        <w:tc>
          <w:tcPr>
            <w:tcW w:w="0" w:type="auto"/>
            <w:tcBorders>
              <w:bottom w:val="single" w:sz="12" w:space="0" w:color="auto"/>
            </w:tcBorders>
            <w:noWrap/>
            <w:tcMar>
              <w:top w:w="0" w:type="dxa"/>
              <w:left w:w="100" w:type="dxa"/>
              <w:bottom w:w="0" w:type="dxa"/>
              <w:right w:w="100" w:type="dxa"/>
            </w:tcMar>
            <w:vAlign w:val="bottom"/>
            <w:hideMark/>
          </w:tcPr>
          <w:p w14:paraId="08039B9B" w14:textId="77777777" w:rsidR="00536E10" w:rsidRDefault="007406EA" w:rsidP="009F0F94">
            <w:pPr>
              <w:spacing w:line="360" w:lineRule="auto"/>
              <w:jc w:val="both"/>
              <w:rPr>
                <w:rFonts w:eastAsia="Times New Roman"/>
              </w:rPr>
            </w:pPr>
            <w:r>
              <w:rPr>
                <w:rFonts w:eastAsia="Times New Roman"/>
              </w:rPr>
              <w:t xml:space="preserve">1 </w:t>
            </w:r>
          </w:p>
        </w:tc>
      </w:tr>
      <w:tr w:rsidR="00536E10" w14:paraId="2B480149" w14:textId="77777777">
        <w:trPr>
          <w:divId w:val="547643911"/>
          <w:tblCellSpacing w:w="0" w:type="dxa"/>
          <w:jc w:val="center"/>
        </w:trPr>
        <w:tc>
          <w:tcPr>
            <w:tcW w:w="0" w:type="auto"/>
            <w:noWrap/>
            <w:tcMar>
              <w:top w:w="0" w:type="dxa"/>
              <w:left w:w="100" w:type="dxa"/>
              <w:bottom w:w="0" w:type="dxa"/>
              <w:right w:w="100" w:type="dxa"/>
            </w:tcMar>
            <w:vAlign w:val="bottom"/>
            <w:hideMark/>
          </w:tcPr>
          <w:p w14:paraId="67A7F5BC" w14:textId="77777777" w:rsidR="00536E10" w:rsidRDefault="00536E10" w:rsidP="009F0F94">
            <w:pPr>
              <w:spacing w:line="360" w:lineRule="auto"/>
              <w:jc w:val="both"/>
              <w:rPr>
                <w:rFonts w:eastAsia="Times New Roman"/>
              </w:rPr>
            </w:pPr>
          </w:p>
        </w:tc>
        <w:tc>
          <w:tcPr>
            <w:tcW w:w="0" w:type="auto"/>
            <w:vAlign w:val="bottom"/>
            <w:hideMark/>
          </w:tcPr>
          <w:p w14:paraId="318B1749" w14:textId="77777777" w:rsidR="00536E10" w:rsidRDefault="00536E10" w:rsidP="009F0F94">
            <w:pPr>
              <w:spacing w:line="360" w:lineRule="auto"/>
              <w:jc w:val="both"/>
              <w:rPr>
                <w:rFonts w:eastAsia="Times New Roman"/>
                <w:sz w:val="20"/>
                <w:szCs w:val="20"/>
              </w:rPr>
            </w:pPr>
          </w:p>
        </w:tc>
        <w:tc>
          <w:tcPr>
            <w:tcW w:w="0" w:type="auto"/>
            <w:vAlign w:val="bottom"/>
            <w:hideMark/>
          </w:tcPr>
          <w:p w14:paraId="40090F8E" w14:textId="77777777" w:rsidR="00536E10" w:rsidRDefault="00536E10" w:rsidP="009F0F94">
            <w:pPr>
              <w:spacing w:line="360" w:lineRule="auto"/>
              <w:jc w:val="both"/>
              <w:rPr>
                <w:rFonts w:eastAsia="Times New Roman"/>
                <w:sz w:val="20"/>
                <w:szCs w:val="20"/>
              </w:rPr>
            </w:pPr>
          </w:p>
        </w:tc>
        <w:tc>
          <w:tcPr>
            <w:tcW w:w="0" w:type="auto"/>
            <w:vAlign w:val="bottom"/>
            <w:hideMark/>
          </w:tcPr>
          <w:p w14:paraId="36A691BA" w14:textId="77777777" w:rsidR="00536E10" w:rsidRDefault="00536E10" w:rsidP="009F0F94">
            <w:pPr>
              <w:spacing w:line="360" w:lineRule="auto"/>
              <w:jc w:val="both"/>
              <w:rPr>
                <w:rFonts w:eastAsia="Times New Roman"/>
                <w:sz w:val="20"/>
                <w:szCs w:val="20"/>
              </w:rPr>
            </w:pPr>
          </w:p>
        </w:tc>
        <w:tc>
          <w:tcPr>
            <w:tcW w:w="0" w:type="auto"/>
            <w:vAlign w:val="bottom"/>
            <w:hideMark/>
          </w:tcPr>
          <w:p w14:paraId="2F316FED" w14:textId="77777777" w:rsidR="00536E10" w:rsidRDefault="00536E10" w:rsidP="009F0F94">
            <w:pPr>
              <w:spacing w:line="360" w:lineRule="auto"/>
              <w:jc w:val="both"/>
              <w:rPr>
                <w:rFonts w:eastAsia="Times New Roman"/>
                <w:sz w:val="20"/>
                <w:szCs w:val="20"/>
              </w:rPr>
            </w:pPr>
          </w:p>
        </w:tc>
        <w:tc>
          <w:tcPr>
            <w:tcW w:w="0" w:type="auto"/>
            <w:vAlign w:val="bottom"/>
            <w:hideMark/>
          </w:tcPr>
          <w:p w14:paraId="169FAB65" w14:textId="77777777" w:rsidR="00536E10" w:rsidRDefault="00536E10" w:rsidP="009F0F94">
            <w:pPr>
              <w:spacing w:line="360" w:lineRule="auto"/>
              <w:jc w:val="both"/>
              <w:rPr>
                <w:rFonts w:eastAsia="Times New Roman"/>
                <w:sz w:val="20"/>
                <w:szCs w:val="20"/>
              </w:rPr>
            </w:pPr>
          </w:p>
        </w:tc>
        <w:tc>
          <w:tcPr>
            <w:tcW w:w="0" w:type="auto"/>
            <w:vAlign w:val="bottom"/>
            <w:hideMark/>
          </w:tcPr>
          <w:p w14:paraId="067F026F" w14:textId="77777777" w:rsidR="00536E10" w:rsidRDefault="00536E10" w:rsidP="009F0F94">
            <w:pPr>
              <w:spacing w:line="360" w:lineRule="auto"/>
              <w:jc w:val="both"/>
              <w:rPr>
                <w:rFonts w:eastAsia="Times New Roman"/>
                <w:sz w:val="20"/>
                <w:szCs w:val="20"/>
              </w:rPr>
            </w:pPr>
          </w:p>
        </w:tc>
        <w:tc>
          <w:tcPr>
            <w:tcW w:w="0" w:type="auto"/>
            <w:vAlign w:val="bottom"/>
            <w:hideMark/>
          </w:tcPr>
          <w:p w14:paraId="518D0D67" w14:textId="77777777" w:rsidR="00536E10" w:rsidRDefault="00536E10" w:rsidP="009F0F94">
            <w:pPr>
              <w:spacing w:line="360" w:lineRule="auto"/>
              <w:jc w:val="both"/>
              <w:rPr>
                <w:rFonts w:eastAsia="Times New Roman"/>
                <w:sz w:val="20"/>
                <w:szCs w:val="20"/>
              </w:rPr>
            </w:pPr>
          </w:p>
        </w:tc>
      </w:tr>
    </w:tbl>
    <w:p w14:paraId="04661155" w14:textId="77777777" w:rsidR="00536E10" w:rsidRDefault="00536E10" w:rsidP="009F0F94">
      <w:pPr>
        <w:spacing w:line="360" w:lineRule="auto"/>
        <w:jc w:val="both"/>
        <w:divId w:val="1669555904"/>
        <w:rPr>
          <w:rFonts w:eastAsia="Times New Roman"/>
        </w:rPr>
      </w:pPr>
    </w:p>
    <w:p w14:paraId="5AB3AC1D" w14:textId="77777777" w:rsidR="00536E10" w:rsidRDefault="007406EA" w:rsidP="009F0F94">
      <w:pPr>
        <w:spacing w:line="360" w:lineRule="auto"/>
        <w:ind w:hanging="480"/>
        <w:jc w:val="both"/>
        <w:divId w:val="1568801615"/>
        <w:rPr>
          <w:rFonts w:eastAsia="Times New Roman"/>
        </w:rPr>
      </w:pPr>
      <w:r>
        <w:rPr>
          <w:rStyle w:val="id1"/>
          <w:rFonts w:eastAsia="Times New Roman"/>
        </w:rPr>
        <w:t xml:space="preserve">Table 5: </w:t>
      </w:r>
      <w:r>
        <w:rPr>
          <w:rStyle w:val="content"/>
          <w:rFonts w:eastAsia="Times New Roman"/>
        </w:rPr>
        <w:t>Correlation between the mjPR reconstruction and other reconstructions including the Cook (NADA PDSI) and Stahle and Cleaveland (J PDSI) PDSI reconstructions, the Stahle and Cleaveleand (NC AMJ, SC MAMJ, GA MAMJ) and Druckenbrod (VA) precipitation reconstructions.</w:t>
      </w:r>
    </w:p>
    <w:p w14:paraId="39DEC441" w14:textId="77777777" w:rsidR="00536E10" w:rsidRDefault="007406EA" w:rsidP="009F0F94">
      <w:pPr>
        <w:spacing w:line="360" w:lineRule="auto"/>
        <w:jc w:val="both"/>
        <w:divId w:val="1669555904"/>
        <w:rPr>
          <w:rFonts w:eastAsia="Times New Roman"/>
        </w:rPr>
      </w:pPr>
      <w:r>
        <w:rPr>
          <w:rStyle w:val="pplr9e-1"/>
          <w:rFonts w:eastAsia="Times New Roman"/>
          <w:vertAlign w:val="superscript"/>
        </w:rPr>
        <w:t>A</w:t>
      </w:r>
      <w:r>
        <w:rPr>
          <w:rFonts w:eastAsia="Times New Roman"/>
        </w:rPr>
        <w:t xml:space="preserve"> Reconstruction only available for period 1764 - 1966. </w:t>
      </w:r>
      <w:r>
        <w:rPr>
          <w:rStyle w:val="pplr9e-1"/>
          <w:rFonts w:eastAsia="Times New Roman"/>
          <w:vertAlign w:val="superscript"/>
        </w:rPr>
        <w:t>*</w:t>
      </w:r>
      <w:r>
        <w:rPr>
          <w:rFonts w:eastAsia="Times New Roman"/>
        </w:rPr>
        <w:t xml:space="preserve"> Significant at the </w:t>
      </w:r>
      <w:r>
        <w:rPr>
          <w:rStyle w:val="zplmr7m-x-x-1091"/>
          <w:rFonts w:eastAsia="Times New Roman"/>
        </w:rPr>
        <w:t xml:space="preserve">p &lt; </w:t>
      </w:r>
      <w:r>
        <w:rPr>
          <w:rStyle w:val="pplr9t-x-x-109"/>
          <w:rFonts w:eastAsia="Times New Roman"/>
        </w:rPr>
        <w:t xml:space="preserve">0.01 </w:t>
      </w:r>
      <w:r>
        <w:rPr>
          <w:rFonts w:eastAsia="Times New Roman"/>
        </w:rPr>
        <w:t xml:space="preserve">level. </w:t>
      </w:r>
    </w:p>
    <w:p w14:paraId="321BC4C9" w14:textId="77777777" w:rsidR="004343A2" w:rsidRDefault="004343A2" w:rsidP="009F0F94">
      <w:pPr>
        <w:spacing w:line="360" w:lineRule="auto"/>
        <w:jc w:val="both"/>
        <w:rPr>
          <w:rFonts w:eastAsia="Times New Roman"/>
        </w:rPr>
      </w:pPr>
      <w:r>
        <w:rPr>
          <w:rFonts w:eastAsia="Times New Roman"/>
        </w:rPr>
        <w:br w:type="page"/>
      </w:r>
    </w:p>
    <w:p w14:paraId="6E591E52" w14:textId="77777777" w:rsidR="00536E10" w:rsidRDefault="00536E10" w:rsidP="009F0F94">
      <w:pPr>
        <w:spacing w:line="360" w:lineRule="auto"/>
        <w:jc w:val="both"/>
        <w:divId w:val="1258323879"/>
        <w:rPr>
          <w:rFonts w:eastAsia="Times New Roman"/>
        </w:rPr>
      </w:pPr>
    </w:p>
    <w:p w14:paraId="6BED1EAE" w14:textId="77777777" w:rsidR="00536E10" w:rsidRDefault="00536E10" w:rsidP="009F0F94">
      <w:pPr>
        <w:spacing w:line="360" w:lineRule="auto"/>
        <w:jc w:val="both"/>
        <w:rPr>
          <w:rFonts w:eastAsia="Times New Roman"/>
        </w:rPr>
      </w:pPr>
    </w:p>
    <w:p w14:paraId="02BEF2D3" w14:textId="77777777" w:rsidR="00536E10" w:rsidRDefault="007406EA" w:rsidP="009F0F94">
      <w:pPr>
        <w:pStyle w:val="noindent"/>
        <w:spacing w:line="360" w:lineRule="auto"/>
        <w:jc w:val="both"/>
        <w:divId w:val="1145271058"/>
      </w:pPr>
      <w:r>
        <w:rPr>
          <w:noProof/>
        </w:rPr>
        <w:drawing>
          <wp:inline distT="0" distB="0" distL="0" distR="0" wp14:anchorId="6E34A4E5" wp14:editId="74A6E218">
            <wp:extent cx="2733675" cy="2743200"/>
            <wp:effectExtent l="0" t="0" r="9525" b="0"/>
            <wp:docPr id="16" name="Picture 16"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I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33675" cy="2743200"/>
                    </a:xfrm>
                    <a:prstGeom prst="rect">
                      <a:avLst/>
                    </a:prstGeom>
                    <a:noFill/>
                    <a:ln>
                      <a:noFill/>
                    </a:ln>
                  </pic:spPr>
                </pic:pic>
              </a:graphicData>
            </a:graphic>
          </wp:inline>
        </w:drawing>
      </w:r>
    </w:p>
    <w:p w14:paraId="727634A2" w14:textId="77777777" w:rsidR="00536E10" w:rsidRDefault="007406EA" w:rsidP="009F0F94">
      <w:pPr>
        <w:spacing w:line="360" w:lineRule="auto"/>
        <w:ind w:hanging="480"/>
        <w:jc w:val="both"/>
        <w:divId w:val="1764103441"/>
        <w:rPr>
          <w:rFonts w:eastAsia="Times New Roman"/>
        </w:rPr>
      </w:pPr>
      <w:commentRangeStart w:id="625"/>
      <w:r>
        <w:rPr>
          <w:rStyle w:val="id1"/>
          <w:rFonts w:eastAsia="Times New Roman"/>
        </w:rPr>
        <w:t>Figure</w:t>
      </w:r>
      <w:commentRangeEnd w:id="625"/>
      <w:r w:rsidR="00322598">
        <w:rPr>
          <w:rStyle w:val="CommentReference"/>
        </w:rPr>
        <w:commentReference w:id="625"/>
      </w:r>
      <w:r>
        <w:rPr>
          <w:rStyle w:val="id1"/>
          <w:rFonts w:eastAsia="Times New Roman"/>
        </w:rPr>
        <w:t xml:space="preserve"> 1: </w:t>
      </w:r>
      <w:r>
        <w:rPr>
          <w:rStyle w:val="content"/>
          <w:rFonts w:eastAsia="Times New Roman"/>
        </w:rPr>
        <w:t>A simplified rendition of the diagram originally seen in [</w:t>
      </w:r>
      <w:hyperlink w:anchor="Xfritts1976tree" w:history="1">
        <w:r>
          <w:rPr>
            <w:rStyle w:val="Hyperlink"/>
            <w:rFonts w:eastAsia="Times New Roman"/>
          </w:rPr>
          <w:t>10</w:t>
        </w:r>
      </w:hyperlink>
      <w:r>
        <w:rPr>
          <w:rStyle w:val="content"/>
          <w:rFonts w:eastAsia="Times New Roman"/>
        </w:rPr>
        <w:t>].</w:t>
      </w:r>
    </w:p>
    <w:p w14:paraId="3BCE1C98" w14:textId="77777777" w:rsidR="00536E10" w:rsidRDefault="00536E10" w:rsidP="009F0F94">
      <w:pPr>
        <w:spacing w:line="360" w:lineRule="auto"/>
        <w:jc w:val="both"/>
        <w:rPr>
          <w:rFonts w:eastAsia="Times New Roman"/>
        </w:rPr>
      </w:pPr>
    </w:p>
    <w:p w14:paraId="6D2BD9CB" w14:textId="77777777" w:rsidR="00536E10" w:rsidRDefault="00536E10" w:rsidP="009F0F94">
      <w:pPr>
        <w:spacing w:line="360" w:lineRule="auto"/>
        <w:jc w:val="both"/>
        <w:rPr>
          <w:rFonts w:eastAsia="Times New Roman"/>
        </w:rPr>
      </w:pPr>
    </w:p>
    <w:p w14:paraId="464F3423" w14:textId="77777777" w:rsidR="00536E10" w:rsidRDefault="007406EA" w:rsidP="009F0F94">
      <w:pPr>
        <w:pStyle w:val="noindent"/>
        <w:spacing w:line="360" w:lineRule="auto"/>
        <w:jc w:val="both"/>
        <w:divId w:val="1767531893"/>
      </w:pPr>
      <w:r>
        <w:rPr>
          <w:noProof/>
        </w:rPr>
        <w:lastRenderedPageBreak/>
        <w:drawing>
          <wp:inline distT="0" distB="0" distL="0" distR="0" wp14:anchorId="413CAB21" wp14:editId="4F7DE6EE">
            <wp:extent cx="5829300" cy="7543800"/>
            <wp:effectExtent l="0" t="0" r="0" b="0"/>
            <wp:docPr id="19" name="Picture 19"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9300" cy="7543800"/>
                    </a:xfrm>
                    <a:prstGeom prst="rect">
                      <a:avLst/>
                    </a:prstGeom>
                    <a:noFill/>
                    <a:ln>
                      <a:noFill/>
                    </a:ln>
                  </pic:spPr>
                </pic:pic>
              </a:graphicData>
            </a:graphic>
          </wp:inline>
        </w:drawing>
      </w:r>
    </w:p>
    <w:p w14:paraId="678FF210" w14:textId="6E2ED046" w:rsidR="00536E10" w:rsidRDefault="007406EA" w:rsidP="009F0F94">
      <w:pPr>
        <w:spacing w:line="360" w:lineRule="auto"/>
        <w:ind w:hanging="480"/>
        <w:jc w:val="both"/>
        <w:divId w:val="324672146"/>
        <w:rPr>
          <w:rFonts w:eastAsia="Times New Roman"/>
        </w:rPr>
      </w:pPr>
      <w:r>
        <w:rPr>
          <w:rStyle w:val="id1"/>
          <w:rFonts w:eastAsia="Times New Roman"/>
        </w:rPr>
        <w:t>Figure </w:t>
      </w:r>
      <w:commentRangeStart w:id="626"/>
      <w:ins w:id="627" w:author="Author">
        <w:r w:rsidR="00322598">
          <w:rPr>
            <w:rStyle w:val="id1"/>
            <w:rFonts w:eastAsia="Times New Roman"/>
          </w:rPr>
          <w:t>1</w:t>
        </w:r>
        <w:commentRangeEnd w:id="626"/>
        <w:r w:rsidR="00322598">
          <w:rPr>
            <w:rStyle w:val="CommentReference"/>
          </w:rPr>
          <w:commentReference w:id="626"/>
        </w:r>
      </w:ins>
      <w:del w:id="629" w:author="Author">
        <w:r w:rsidDel="00322598">
          <w:rPr>
            <w:rStyle w:val="id1"/>
            <w:rFonts w:eastAsia="Times New Roman"/>
          </w:rPr>
          <w:delText>2</w:delText>
        </w:r>
      </w:del>
      <w:r>
        <w:rPr>
          <w:rStyle w:val="id1"/>
          <w:rFonts w:eastAsia="Times New Roman"/>
        </w:rPr>
        <w:t xml:space="preserve">: </w:t>
      </w:r>
      <w:r>
        <w:rPr>
          <w:rStyle w:val="content"/>
          <w:rFonts w:eastAsia="Times New Roman"/>
        </w:rPr>
        <w:t>Regional chronology sample locations.</w:t>
      </w:r>
    </w:p>
    <w:p w14:paraId="1846375E" w14:textId="77777777" w:rsidR="00536E10" w:rsidRDefault="00536E10" w:rsidP="009F0F94">
      <w:pPr>
        <w:spacing w:line="360" w:lineRule="auto"/>
        <w:jc w:val="both"/>
        <w:rPr>
          <w:rFonts w:eastAsia="Times New Roman"/>
        </w:rPr>
      </w:pPr>
    </w:p>
    <w:p w14:paraId="58C6C5AC" w14:textId="77777777" w:rsidR="00536E10" w:rsidRDefault="00536E10" w:rsidP="009F0F94">
      <w:pPr>
        <w:spacing w:line="360" w:lineRule="auto"/>
        <w:jc w:val="both"/>
        <w:rPr>
          <w:rFonts w:eastAsia="Times New Roman"/>
        </w:rPr>
      </w:pPr>
    </w:p>
    <w:p w14:paraId="5C9A3DFC" w14:textId="77777777" w:rsidR="00536E10" w:rsidRDefault="007406EA" w:rsidP="009F0F94">
      <w:pPr>
        <w:pStyle w:val="noindent"/>
        <w:spacing w:line="360" w:lineRule="auto"/>
        <w:jc w:val="both"/>
        <w:divId w:val="2072994178"/>
      </w:pPr>
      <w:r>
        <w:rPr>
          <w:noProof/>
        </w:rPr>
        <w:drawing>
          <wp:inline distT="0" distB="0" distL="0" distR="0" wp14:anchorId="2C111F6A" wp14:editId="27EEEF04">
            <wp:extent cx="5486400" cy="4114800"/>
            <wp:effectExtent l="0" t="0" r="0" b="0"/>
            <wp:docPr id="22" name="Picture 22"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2448D8F8" w14:textId="3007BAB9" w:rsidR="00536E10" w:rsidRDefault="007406EA" w:rsidP="009F0F94">
      <w:pPr>
        <w:spacing w:line="360" w:lineRule="auto"/>
        <w:ind w:hanging="480"/>
        <w:jc w:val="both"/>
        <w:divId w:val="1765109524"/>
        <w:rPr>
          <w:rFonts w:eastAsia="Times New Roman"/>
        </w:rPr>
      </w:pPr>
      <w:r>
        <w:rPr>
          <w:rStyle w:val="id1"/>
          <w:rFonts w:eastAsia="Times New Roman"/>
        </w:rPr>
        <w:t>Figure </w:t>
      </w:r>
      <w:commentRangeStart w:id="630"/>
      <w:ins w:id="631" w:author="Author">
        <w:r w:rsidR="00322598">
          <w:rPr>
            <w:rStyle w:val="id1"/>
            <w:rFonts w:eastAsia="Times New Roman"/>
          </w:rPr>
          <w:t>2</w:t>
        </w:r>
        <w:commentRangeEnd w:id="630"/>
        <w:r w:rsidR="00322598">
          <w:rPr>
            <w:rStyle w:val="CommentReference"/>
          </w:rPr>
          <w:commentReference w:id="630"/>
        </w:r>
      </w:ins>
      <w:del w:id="633" w:author="Author">
        <w:r w:rsidDel="00322598">
          <w:rPr>
            <w:rStyle w:val="id1"/>
            <w:rFonts w:eastAsia="Times New Roman"/>
          </w:rPr>
          <w:delText>3</w:delText>
        </w:r>
      </w:del>
      <w:r>
        <w:rPr>
          <w:rStyle w:val="id1"/>
          <w:rFonts w:eastAsia="Times New Roman"/>
        </w:rPr>
        <w:t xml:space="preserve">: </w:t>
      </w:r>
      <w:r>
        <w:rPr>
          <w:rStyle w:val="content"/>
          <w:rFonts w:eastAsia="Times New Roman"/>
        </w:rPr>
        <w:t>Plots of the five chronologies used in the principal component analysis. The top panel shows the chronology built from the sample data at Brush Mountain (BM), while the others are the regional chronologies from Lynn Hollow (LH), watchdog Mountain (WD), Craig Creek (CC), and Otter Creek (OC).</w:t>
      </w:r>
    </w:p>
    <w:p w14:paraId="19B87591" w14:textId="77777777" w:rsidR="00536E10" w:rsidRDefault="00536E10" w:rsidP="009F0F94">
      <w:pPr>
        <w:spacing w:line="360" w:lineRule="auto"/>
        <w:jc w:val="both"/>
        <w:rPr>
          <w:rFonts w:eastAsia="Times New Roman"/>
        </w:rPr>
      </w:pPr>
    </w:p>
    <w:p w14:paraId="5482FC7D" w14:textId="77777777" w:rsidR="00536E10" w:rsidRDefault="00536E10" w:rsidP="009F0F94">
      <w:pPr>
        <w:spacing w:line="360" w:lineRule="auto"/>
        <w:jc w:val="both"/>
        <w:rPr>
          <w:rFonts w:eastAsia="Times New Roman"/>
        </w:rPr>
      </w:pPr>
    </w:p>
    <w:p w14:paraId="401D25D2" w14:textId="77777777" w:rsidR="00536E10" w:rsidRDefault="007406EA" w:rsidP="009F0F94">
      <w:pPr>
        <w:pStyle w:val="noindent"/>
        <w:spacing w:line="360" w:lineRule="auto"/>
        <w:jc w:val="both"/>
        <w:divId w:val="187063093"/>
      </w:pPr>
      <w:r>
        <w:rPr>
          <w:noProof/>
        </w:rPr>
        <w:lastRenderedPageBreak/>
        <w:drawing>
          <wp:inline distT="0" distB="0" distL="0" distR="0" wp14:anchorId="14542733" wp14:editId="7B709296">
            <wp:extent cx="5486400" cy="4114800"/>
            <wp:effectExtent l="0" t="0" r="0" b="0"/>
            <wp:docPr id="25" name="Picture 25"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I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3940BE09" w14:textId="59DFB868" w:rsidR="00536E10" w:rsidRDefault="007406EA" w:rsidP="009F0F94">
      <w:pPr>
        <w:spacing w:line="360" w:lineRule="auto"/>
        <w:ind w:hanging="480"/>
        <w:jc w:val="both"/>
        <w:divId w:val="1649048658"/>
        <w:rPr>
          <w:rFonts w:eastAsia="Times New Roman"/>
        </w:rPr>
      </w:pPr>
      <w:r>
        <w:rPr>
          <w:rStyle w:val="id1"/>
          <w:rFonts w:eastAsia="Times New Roman"/>
        </w:rPr>
        <w:t>Figure </w:t>
      </w:r>
      <w:commentRangeStart w:id="634"/>
      <w:ins w:id="635" w:author="Author">
        <w:r w:rsidR="00322598">
          <w:rPr>
            <w:rStyle w:val="id1"/>
            <w:rFonts w:eastAsia="Times New Roman"/>
          </w:rPr>
          <w:t>3</w:t>
        </w:r>
        <w:commentRangeEnd w:id="634"/>
        <w:r w:rsidR="00322598">
          <w:rPr>
            <w:rStyle w:val="CommentReference"/>
          </w:rPr>
          <w:commentReference w:id="634"/>
        </w:r>
      </w:ins>
      <w:del w:id="637" w:author="Author">
        <w:r w:rsidDel="00322598">
          <w:rPr>
            <w:rStyle w:val="id1"/>
            <w:rFonts w:eastAsia="Times New Roman"/>
          </w:rPr>
          <w:delText>4</w:delText>
        </w:r>
      </w:del>
      <w:r>
        <w:rPr>
          <w:rStyle w:val="id1"/>
          <w:rFonts w:eastAsia="Times New Roman"/>
        </w:rPr>
        <w:t xml:space="preserve">: </w:t>
      </w:r>
      <w:commentRangeStart w:id="638"/>
      <w:r>
        <w:rPr>
          <w:rStyle w:val="content"/>
          <w:rFonts w:eastAsia="Times New Roman"/>
        </w:rPr>
        <w:t>Plot showing the sample site scores when plotted on the First principal component versus second principal component axes.</w:t>
      </w:r>
      <w:commentRangeEnd w:id="638"/>
      <w:r w:rsidR="00870AC5">
        <w:rPr>
          <w:rStyle w:val="CommentReference"/>
        </w:rPr>
        <w:commentReference w:id="638"/>
      </w:r>
    </w:p>
    <w:p w14:paraId="03C72375" w14:textId="77777777" w:rsidR="00536E10" w:rsidRDefault="00536E10" w:rsidP="009F0F94">
      <w:pPr>
        <w:spacing w:line="360" w:lineRule="auto"/>
        <w:jc w:val="both"/>
        <w:rPr>
          <w:rFonts w:eastAsia="Times New Roman"/>
        </w:rPr>
      </w:pPr>
    </w:p>
    <w:p w14:paraId="09A7FE39" w14:textId="77777777" w:rsidR="00536E10" w:rsidRDefault="00536E10" w:rsidP="009F0F94">
      <w:pPr>
        <w:spacing w:line="360" w:lineRule="auto"/>
        <w:jc w:val="both"/>
        <w:rPr>
          <w:rFonts w:eastAsia="Times New Roman"/>
        </w:rPr>
      </w:pPr>
    </w:p>
    <w:p w14:paraId="0CD08576" w14:textId="77777777" w:rsidR="00536E10" w:rsidRDefault="007406EA" w:rsidP="009F0F94">
      <w:pPr>
        <w:pStyle w:val="noindent"/>
        <w:spacing w:line="360" w:lineRule="auto"/>
        <w:jc w:val="both"/>
        <w:divId w:val="1777216152"/>
      </w:pPr>
      <w:commentRangeStart w:id="639"/>
      <w:r>
        <w:rPr>
          <w:noProof/>
        </w:rPr>
        <w:lastRenderedPageBreak/>
        <w:drawing>
          <wp:inline distT="0" distB="0" distL="0" distR="0" wp14:anchorId="28B47423" wp14:editId="2DD82F11">
            <wp:extent cx="5486400" cy="4114800"/>
            <wp:effectExtent l="0" t="0" r="0" b="0"/>
            <wp:docPr id="28" name="Picture 28"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I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commentRangeEnd w:id="639"/>
      <w:r w:rsidR="000743E6">
        <w:rPr>
          <w:rStyle w:val="CommentReference"/>
        </w:rPr>
        <w:commentReference w:id="639"/>
      </w:r>
    </w:p>
    <w:p w14:paraId="369CAE8C" w14:textId="590C7231" w:rsidR="00536E10" w:rsidRDefault="007406EA" w:rsidP="009F0F94">
      <w:pPr>
        <w:spacing w:line="360" w:lineRule="auto"/>
        <w:ind w:hanging="480"/>
        <w:jc w:val="both"/>
        <w:divId w:val="679501636"/>
        <w:rPr>
          <w:rFonts w:eastAsia="Times New Roman"/>
        </w:rPr>
      </w:pPr>
      <w:r>
        <w:rPr>
          <w:rStyle w:val="id1"/>
          <w:rFonts w:eastAsia="Times New Roman"/>
        </w:rPr>
        <w:t>Figure </w:t>
      </w:r>
      <w:commentRangeStart w:id="640"/>
      <w:ins w:id="641" w:author="Author">
        <w:r w:rsidR="00605338">
          <w:rPr>
            <w:rStyle w:val="id1"/>
            <w:rFonts w:eastAsia="Times New Roman"/>
          </w:rPr>
          <w:t>4a</w:t>
        </w:r>
      </w:ins>
      <w:commentRangeEnd w:id="640"/>
      <w:r w:rsidR="00430AAC">
        <w:rPr>
          <w:rStyle w:val="CommentReference"/>
        </w:rPr>
        <w:commentReference w:id="640"/>
      </w:r>
      <w:del w:id="642" w:author="Author">
        <w:r w:rsidDel="00605338">
          <w:rPr>
            <w:rStyle w:val="id1"/>
            <w:rFonts w:eastAsia="Times New Roman"/>
          </w:rPr>
          <w:delText>5</w:delText>
        </w:r>
      </w:del>
      <w:r>
        <w:rPr>
          <w:rStyle w:val="id1"/>
          <w:rFonts w:eastAsia="Times New Roman"/>
        </w:rPr>
        <w:t xml:space="preserve">: </w:t>
      </w:r>
      <w:r>
        <w:rPr>
          <w:rStyle w:val="content"/>
          <w:rFonts w:eastAsia="Times New Roman"/>
        </w:rPr>
        <w:t xml:space="preserve">Correlation between the </w:t>
      </w:r>
      <w:ins w:id="643" w:author="Author">
        <w:r w:rsidR="000743E6">
          <w:rPr>
            <w:rStyle w:val="content"/>
            <w:rFonts w:eastAsia="Times New Roman"/>
          </w:rPr>
          <w:t>site</w:t>
        </w:r>
      </w:ins>
      <w:del w:id="644" w:author="Author">
        <w:r w:rsidDel="000743E6">
          <w:rPr>
            <w:rStyle w:val="content"/>
            <w:rFonts w:eastAsia="Times New Roman"/>
          </w:rPr>
          <w:delText>growth proxies</w:delText>
        </w:r>
      </w:del>
      <w:r>
        <w:rPr>
          <w:rStyle w:val="content"/>
          <w:rFonts w:eastAsia="Times New Roman"/>
        </w:rPr>
        <w:t xml:space="preserve"> (BM</w:t>
      </w:r>
      <w:ins w:id="645" w:author="Author">
        <w:r w:rsidR="000743E6">
          <w:rPr>
            <w:rStyle w:val="content"/>
            <w:rFonts w:eastAsia="Times New Roman"/>
          </w:rPr>
          <w:t>) and regional</w:t>
        </w:r>
      </w:ins>
      <w:del w:id="646" w:author="Author">
        <w:r w:rsidDel="000743E6">
          <w:rPr>
            <w:rStyle w:val="content"/>
            <w:rFonts w:eastAsia="Times New Roman"/>
          </w:rPr>
          <w:delText xml:space="preserve"> or</w:delText>
        </w:r>
      </w:del>
      <w:r>
        <w:rPr>
          <w:rStyle w:val="content"/>
          <w:rFonts w:eastAsia="Times New Roman"/>
        </w:rPr>
        <w:t xml:space="preserve"> </w:t>
      </w:r>
      <w:ins w:id="647" w:author="Author">
        <w:r w:rsidR="000743E6">
          <w:rPr>
            <w:rStyle w:val="content"/>
            <w:rFonts w:eastAsia="Times New Roman"/>
          </w:rPr>
          <w:t>(</w:t>
        </w:r>
      </w:ins>
      <w:r>
        <w:rPr>
          <w:rStyle w:val="content"/>
          <w:rFonts w:eastAsia="Times New Roman"/>
        </w:rPr>
        <w:t xml:space="preserve">PC1) </w:t>
      </w:r>
      <w:ins w:id="648" w:author="Author">
        <w:r w:rsidR="000743E6">
          <w:rPr>
            <w:rStyle w:val="content"/>
            <w:rFonts w:eastAsia="Times New Roman"/>
          </w:rPr>
          <w:t xml:space="preserve">tree-ring chronologies </w:t>
        </w:r>
      </w:ins>
      <w:commentRangeStart w:id="649"/>
      <w:r>
        <w:rPr>
          <w:rStyle w:val="content"/>
          <w:rFonts w:eastAsia="Times New Roman"/>
        </w:rPr>
        <w:t xml:space="preserve">and </w:t>
      </w:r>
      <w:del w:id="650" w:author="Author">
        <w:r w:rsidDel="000743E6">
          <w:rPr>
            <w:rStyle w:val="content"/>
            <w:rFonts w:eastAsia="Times New Roman"/>
          </w:rPr>
          <w:delText>the</w:delText>
        </w:r>
      </w:del>
      <w:commentRangeEnd w:id="649"/>
      <w:r w:rsidR="00322598">
        <w:rPr>
          <w:rStyle w:val="CommentReference"/>
        </w:rPr>
        <w:commentReference w:id="649"/>
      </w:r>
      <w:r>
        <w:rPr>
          <w:rStyle w:val="content"/>
          <w:rFonts w:eastAsia="Times New Roman"/>
        </w:rPr>
        <w:t xml:space="preserve"> monthly precipitation from previous April (pA) through December (D) as well as for averaged May and June (aMJ).</w:t>
      </w:r>
    </w:p>
    <w:p w14:paraId="33E110EB" w14:textId="77777777" w:rsidR="00536E10" w:rsidRDefault="00536E10" w:rsidP="009F0F94">
      <w:pPr>
        <w:spacing w:line="360" w:lineRule="auto"/>
        <w:jc w:val="both"/>
        <w:rPr>
          <w:rFonts w:eastAsia="Times New Roman"/>
        </w:rPr>
      </w:pPr>
    </w:p>
    <w:p w14:paraId="5C52DBF7" w14:textId="77777777" w:rsidR="00536E10" w:rsidRDefault="00536E10" w:rsidP="009F0F94">
      <w:pPr>
        <w:spacing w:line="360" w:lineRule="auto"/>
        <w:jc w:val="both"/>
        <w:rPr>
          <w:rFonts w:eastAsia="Times New Roman"/>
        </w:rPr>
      </w:pPr>
    </w:p>
    <w:p w14:paraId="71CD6F57" w14:textId="77777777" w:rsidR="00536E10" w:rsidRDefault="007406EA" w:rsidP="009F0F94">
      <w:pPr>
        <w:pStyle w:val="noindent"/>
        <w:spacing w:line="360" w:lineRule="auto"/>
        <w:jc w:val="both"/>
        <w:divId w:val="388383350"/>
      </w:pPr>
      <w:r>
        <w:rPr>
          <w:noProof/>
        </w:rPr>
        <w:lastRenderedPageBreak/>
        <w:drawing>
          <wp:inline distT="0" distB="0" distL="0" distR="0" wp14:anchorId="59927C89" wp14:editId="63C07A0B">
            <wp:extent cx="5486400" cy="4114800"/>
            <wp:effectExtent l="0" t="0" r="0" b="0"/>
            <wp:docPr id="31" name="Picture 31"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I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713549EC" w14:textId="4D859C9D" w:rsidR="00536E10" w:rsidRDefault="007406EA" w:rsidP="009F0F94">
      <w:pPr>
        <w:spacing w:line="360" w:lineRule="auto"/>
        <w:ind w:hanging="480"/>
        <w:jc w:val="both"/>
        <w:divId w:val="515389127"/>
        <w:rPr>
          <w:rFonts w:eastAsia="Times New Roman"/>
        </w:rPr>
      </w:pPr>
      <w:r>
        <w:rPr>
          <w:rStyle w:val="id1"/>
          <w:rFonts w:eastAsia="Times New Roman"/>
        </w:rPr>
        <w:t>Figure </w:t>
      </w:r>
      <w:commentRangeStart w:id="651"/>
      <w:ins w:id="652" w:author="Author">
        <w:r w:rsidR="00605338">
          <w:rPr>
            <w:rStyle w:val="id1"/>
            <w:rFonts w:eastAsia="Times New Roman"/>
          </w:rPr>
          <w:t>4b</w:t>
        </w:r>
        <w:commentRangeEnd w:id="651"/>
        <w:r w:rsidR="00605338">
          <w:rPr>
            <w:rStyle w:val="CommentReference"/>
          </w:rPr>
          <w:commentReference w:id="651"/>
        </w:r>
      </w:ins>
      <w:del w:id="654" w:author="Author">
        <w:r w:rsidDel="00605338">
          <w:rPr>
            <w:rStyle w:val="id1"/>
            <w:rFonts w:eastAsia="Times New Roman"/>
          </w:rPr>
          <w:delText>6</w:delText>
        </w:r>
      </w:del>
      <w:r>
        <w:rPr>
          <w:rStyle w:val="id1"/>
          <w:rFonts w:eastAsia="Times New Roman"/>
        </w:rPr>
        <w:t xml:space="preserve">: </w:t>
      </w:r>
      <w:r>
        <w:rPr>
          <w:rStyle w:val="content"/>
          <w:rFonts w:eastAsia="Times New Roman"/>
        </w:rPr>
        <w:t>Correlation between the growth proxies (BM or PC1) and average monthly temperature from previous April (pA) through December (D).</w:t>
      </w:r>
    </w:p>
    <w:p w14:paraId="2461E38A" w14:textId="77777777" w:rsidR="00536E10" w:rsidRDefault="00536E10" w:rsidP="009F0F94">
      <w:pPr>
        <w:spacing w:line="360" w:lineRule="auto"/>
        <w:jc w:val="both"/>
        <w:rPr>
          <w:rFonts w:eastAsia="Times New Roman"/>
        </w:rPr>
      </w:pPr>
    </w:p>
    <w:p w14:paraId="5A62E1E6" w14:textId="77777777" w:rsidR="00536E10" w:rsidRDefault="00536E10" w:rsidP="009F0F94">
      <w:pPr>
        <w:spacing w:line="360" w:lineRule="auto"/>
        <w:jc w:val="both"/>
        <w:rPr>
          <w:rFonts w:eastAsia="Times New Roman"/>
        </w:rPr>
      </w:pPr>
    </w:p>
    <w:p w14:paraId="1E811A4F" w14:textId="77777777" w:rsidR="00536E10" w:rsidRDefault="007406EA" w:rsidP="009F0F94">
      <w:pPr>
        <w:pStyle w:val="noindent"/>
        <w:spacing w:line="360" w:lineRule="auto"/>
        <w:jc w:val="both"/>
        <w:divId w:val="1934121307"/>
      </w:pPr>
      <w:r>
        <w:rPr>
          <w:noProof/>
        </w:rPr>
        <w:lastRenderedPageBreak/>
        <w:drawing>
          <wp:inline distT="0" distB="0" distL="0" distR="0" wp14:anchorId="6A16F5E0" wp14:editId="0DE37236">
            <wp:extent cx="5486400" cy="4114800"/>
            <wp:effectExtent l="0" t="0" r="0" b="0"/>
            <wp:docPr id="34" name="Picture 34"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I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59DB15CD" w14:textId="7094AB97" w:rsidR="00536E10" w:rsidRDefault="007406EA" w:rsidP="009F0F94">
      <w:pPr>
        <w:spacing w:line="360" w:lineRule="auto"/>
        <w:ind w:hanging="480"/>
        <w:jc w:val="both"/>
        <w:divId w:val="1032027765"/>
        <w:rPr>
          <w:rFonts w:eastAsia="Times New Roman"/>
        </w:rPr>
      </w:pPr>
      <w:r>
        <w:rPr>
          <w:rStyle w:val="id1"/>
          <w:rFonts w:eastAsia="Times New Roman"/>
        </w:rPr>
        <w:t>Figure </w:t>
      </w:r>
      <w:commentRangeStart w:id="655"/>
      <w:ins w:id="656" w:author="Author">
        <w:r w:rsidR="00185C20">
          <w:rPr>
            <w:rStyle w:val="id1"/>
            <w:rFonts w:eastAsia="Times New Roman"/>
          </w:rPr>
          <w:t>4C</w:t>
        </w:r>
        <w:commentRangeEnd w:id="655"/>
        <w:r w:rsidR="00185C20">
          <w:rPr>
            <w:rStyle w:val="CommentReference"/>
          </w:rPr>
          <w:commentReference w:id="655"/>
        </w:r>
      </w:ins>
      <w:del w:id="658" w:author="Author">
        <w:r w:rsidDel="00185C20">
          <w:rPr>
            <w:rStyle w:val="id1"/>
            <w:rFonts w:eastAsia="Times New Roman"/>
          </w:rPr>
          <w:delText>7</w:delText>
        </w:r>
      </w:del>
      <w:r>
        <w:rPr>
          <w:rStyle w:val="id1"/>
          <w:rFonts w:eastAsia="Times New Roman"/>
        </w:rPr>
        <w:t xml:space="preserve">: </w:t>
      </w:r>
      <w:r>
        <w:rPr>
          <w:rStyle w:val="content"/>
          <w:rFonts w:eastAsia="Times New Roman"/>
        </w:rPr>
        <w:t>Correlation between the growth proxies (BM or PC1) and average PDSI from previous April (pA) through December (D) as well as for averaged June and July (aJJ).</w:t>
      </w:r>
    </w:p>
    <w:p w14:paraId="44E02FCA" w14:textId="77777777" w:rsidR="00536E10" w:rsidRDefault="00536E10" w:rsidP="009F0F94">
      <w:pPr>
        <w:spacing w:line="360" w:lineRule="auto"/>
        <w:jc w:val="both"/>
        <w:rPr>
          <w:rFonts w:eastAsia="Times New Roman"/>
        </w:rPr>
      </w:pPr>
    </w:p>
    <w:p w14:paraId="67963BD0" w14:textId="77777777" w:rsidR="00536E10" w:rsidRDefault="00536E10" w:rsidP="009F0F94">
      <w:pPr>
        <w:spacing w:line="360" w:lineRule="auto"/>
        <w:jc w:val="both"/>
        <w:rPr>
          <w:rFonts w:eastAsia="Times New Roman"/>
        </w:rPr>
      </w:pPr>
    </w:p>
    <w:p w14:paraId="098175D4" w14:textId="77777777" w:rsidR="00536E10" w:rsidRDefault="007406EA" w:rsidP="009F0F94">
      <w:pPr>
        <w:pStyle w:val="noindent"/>
        <w:spacing w:line="360" w:lineRule="auto"/>
        <w:jc w:val="both"/>
        <w:divId w:val="576207913"/>
      </w:pPr>
      <w:r>
        <w:rPr>
          <w:noProof/>
        </w:rPr>
        <w:lastRenderedPageBreak/>
        <w:drawing>
          <wp:inline distT="0" distB="0" distL="0" distR="0" wp14:anchorId="69A1414E" wp14:editId="6A53364F">
            <wp:extent cx="5829300" cy="7543800"/>
            <wp:effectExtent l="0" t="0" r="0" b="0"/>
            <wp:docPr id="37" name="Picture 37"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I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9300" cy="7543800"/>
                    </a:xfrm>
                    <a:prstGeom prst="rect">
                      <a:avLst/>
                    </a:prstGeom>
                    <a:noFill/>
                    <a:ln>
                      <a:noFill/>
                    </a:ln>
                  </pic:spPr>
                </pic:pic>
              </a:graphicData>
            </a:graphic>
          </wp:inline>
        </w:drawing>
      </w:r>
    </w:p>
    <w:p w14:paraId="469202A2" w14:textId="7FC1827F" w:rsidR="00536E10" w:rsidRDefault="007406EA" w:rsidP="00AE388D">
      <w:pPr>
        <w:spacing w:line="360" w:lineRule="auto"/>
        <w:ind w:hanging="480"/>
        <w:jc w:val="both"/>
        <w:divId w:val="145712146"/>
        <w:rPr>
          <w:rFonts w:eastAsia="Times New Roman"/>
        </w:rPr>
      </w:pPr>
      <w:r>
        <w:rPr>
          <w:rStyle w:val="id1"/>
          <w:rFonts w:eastAsia="Times New Roman"/>
        </w:rPr>
        <w:lastRenderedPageBreak/>
        <w:t>Figure </w:t>
      </w:r>
      <w:ins w:id="659" w:author="Author">
        <w:r w:rsidR="00AE388D">
          <w:rPr>
            <w:rStyle w:val="id1"/>
            <w:rFonts w:eastAsia="Times New Roman"/>
          </w:rPr>
          <w:t>5</w:t>
        </w:r>
      </w:ins>
      <w:del w:id="660" w:author="Author">
        <w:r w:rsidDel="00AE388D">
          <w:rPr>
            <w:rStyle w:val="id1"/>
            <w:rFonts w:eastAsia="Times New Roman"/>
          </w:rPr>
          <w:delText>8</w:delText>
        </w:r>
      </w:del>
      <w:r>
        <w:rPr>
          <w:rStyle w:val="id1"/>
          <w:rFonts w:eastAsia="Times New Roman"/>
        </w:rPr>
        <w:t xml:space="preserve">: </w:t>
      </w:r>
      <w:r>
        <w:rPr>
          <w:rStyle w:val="content"/>
          <w:rFonts w:eastAsia="Times New Roman"/>
        </w:rPr>
        <w:t xml:space="preserve">Correlation map showing the correlation between the first principal component and </w:t>
      </w:r>
      <w:ins w:id="661" w:author="Author">
        <w:r w:rsidR="00AE388D">
          <w:rPr>
            <w:rStyle w:val="content"/>
            <w:rFonts w:eastAsia="Times New Roman"/>
          </w:rPr>
          <w:t xml:space="preserve">gridded May-June precipitation </w:t>
        </w:r>
        <w:commentRangeStart w:id="662"/>
        <w:commentRangeStart w:id="663"/>
        <w:r w:rsidR="00AE388D">
          <w:rPr>
            <w:rStyle w:val="content"/>
            <w:rFonts w:eastAsia="Times New Roman"/>
          </w:rPr>
          <w:t>sums</w:t>
        </w:r>
        <w:commentRangeEnd w:id="662"/>
        <w:r w:rsidR="00AE388D">
          <w:rPr>
            <w:rStyle w:val="CommentReference"/>
          </w:rPr>
          <w:commentReference w:id="662"/>
        </w:r>
      </w:ins>
      <w:commentRangeEnd w:id="663"/>
      <w:r w:rsidR="00E5423A">
        <w:rPr>
          <w:rStyle w:val="CommentReference"/>
        </w:rPr>
        <w:commentReference w:id="663"/>
      </w:r>
      <w:del w:id="665" w:author="Author">
        <w:r w:rsidDel="00AE388D">
          <w:rPr>
            <w:rStyle w:val="content"/>
            <w:rFonts w:eastAsia="Times New Roman"/>
          </w:rPr>
          <w:delText>averaged June July PDSI (jjPDSI).</w:delText>
        </w:r>
      </w:del>
    </w:p>
    <w:p w14:paraId="6A7BD8AA" w14:textId="77777777" w:rsidR="00536E10" w:rsidRDefault="00536E10" w:rsidP="009F0F94">
      <w:pPr>
        <w:spacing w:line="360" w:lineRule="auto"/>
        <w:jc w:val="both"/>
        <w:rPr>
          <w:rFonts w:eastAsia="Times New Roman"/>
        </w:rPr>
      </w:pPr>
    </w:p>
    <w:p w14:paraId="2C33ED77" w14:textId="77777777" w:rsidR="00536E10" w:rsidRDefault="00536E10" w:rsidP="009F0F94">
      <w:pPr>
        <w:spacing w:line="360" w:lineRule="auto"/>
        <w:jc w:val="both"/>
        <w:rPr>
          <w:rFonts w:eastAsia="Times New Roman"/>
        </w:rPr>
      </w:pPr>
    </w:p>
    <w:p w14:paraId="5F29C3CC" w14:textId="77777777" w:rsidR="00536E10" w:rsidRDefault="007406EA" w:rsidP="009F0F94">
      <w:pPr>
        <w:pStyle w:val="noindent"/>
        <w:spacing w:line="360" w:lineRule="auto"/>
        <w:jc w:val="both"/>
        <w:divId w:val="900596789"/>
      </w:pPr>
      <w:r>
        <w:rPr>
          <w:noProof/>
        </w:rPr>
        <w:lastRenderedPageBreak/>
        <w:drawing>
          <wp:inline distT="0" distB="0" distL="0" distR="0" wp14:anchorId="155760E6" wp14:editId="542D161E">
            <wp:extent cx="5429250" cy="7026088"/>
            <wp:effectExtent l="0" t="0" r="0" b="3810"/>
            <wp:docPr id="40" name="Picture 40"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I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9250" cy="7026088"/>
                    </a:xfrm>
                    <a:prstGeom prst="rect">
                      <a:avLst/>
                    </a:prstGeom>
                    <a:noFill/>
                    <a:ln>
                      <a:noFill/>
                    </a:ln>
                  </pic:spPr>
                </pic:pic>
              </a:graphicData>
            </a:graphic>
          </wp:inline>
        </w:drawing>
      </w:r>
    </w:p>
    <w:p w14:paraId="60495395" w14:textId="77777777" w:rsidR="00536E10" w:rsidRDefault="007406EA" w:rsidP="009F0F94">
      <w:pPr>
        <w:spacing w:line="360" w:lineRule="auto"/>
        <w:ind w:hanging="480"/>
        <w:jc w:val="both"/>
        <w:divId w:val="10375212"/>
        <w:rPr>
          <w:rFonts w:eastAsia="Times New Roman"/>
        </w:rPr>
      </w:pPr>
      <w:commentRangeStart w:id="666"/>
      <w:r>
        <w:rPr>
          <w:rStyle w:val="id1"/>
          <w:rFonts w:eastAsia="Times New Roman"/>
        </w:rPr>
        <w:t xml:space="preserve">Figure 9: </w:t>
      </w:r>
      <w:commentRangeEnd w:id="666"/>
      <w:r w:rsidR="00AE388D">
        <w:rPr>
          <w:rStyle w:val="CommentReference"/>
        </w:rPr>
        <w:commentReference w:id="666"/>
      </w:r>
      <w:r>
        <w:rPr>
          <w:rStyle w:val="content"/>
          <w:rFonts w:eastAsia="Times New Roman"/>
        </w:rPr>
        <w:t>Correlation map.</w:t>
      </w:r>
    </w:p>
    <w:p w14:paraId="7818593C" w14:textId="77777777" w:rsidR="00536E10" w:rsidRDefault="00536E10" w:rsidP="009F0F94">
      <w:pPr>
        <w:spacing w:line="360" w:lineRule="auto"/>
        <w:jc w:val="both"/>
        <w:rPr>
          <w:rFonts w:eastAsia="Times New Roman"/>
        </w:rPr>
      </w:pPr>
    </w:p>
    <w:p w14:paraId="59245865" w14:textId="77777777" w:rsidR="00536E10" w:rsidRDefault="00536E10" w:rsidP="009F0F94">
      <w:pPr>
        <w:spacing w:line="360" w:lineRule="auto"/>
        <w:jc w:val="both"/>
        <w:rPr>
          <w:rFonts w:eastAsia="Times New Roman"/>
        </w:rPr>
      </w:pPr>
    </w:p>
    <w:p w14:paraId="625FEF6F" w14:textId="77777777" w:rsidR="00536E10" w:rsidRDefault="007406EA" w:rsidP="009F0F94">
      <w:pPr>
        <w:pStyle w:val="noindent"/>
        <w:spacing w:line="360" w:lineRule="auto"/>
        <w:jc w:val="both"/>
        <w:divId w:val="2099521077"/>
      </w:pPr>
      <w:r>
        <w:rPr>
          <w:noProof/>
        </w:rPr>
        <w:lastRenderedPageBreak/>
        <w:drawing>
          <wp:inline distT="0" distB="0" distL="0" distR="0" wp14:anchorId="60B67070" wp14:editId="520455F9">
            <wp:extent cx="5353050" cy="6927476"/>
            <wp:effectExtent l="0" t="0" r="0" b="6985"/>
            <wp:docPr id="43" name="Picture 43"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I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53050" cy="6927476"/>
                    </a:xfrm>
                    <a:prstGeom prst="rect">
                      <a:avLst/>
                    </a:prstGeom>
                    <a:noFill/>
                    <a:ln>
                      <a:noFill/>
                    </a:ln>
                  </pic:spPr>
                </pic:pic>
              </a:graphicData>
            </a:graphic>
          </wp:inline>
        </w:drawing>
      </w:r>
    </w:p>
    <w:p w14:paraId="15715FE0" w14:textId="77777777" w:rsidR="00536E10" w:rsidRDefault="007406EA" w:rsidP="009F0F94">
      <w:pPr>
        <w:spacing w:line="360" w:lineRule="auto"/>
        <w:ind w:hanging="480"/>
        <w:jc w:val="both"/>
        <w:divId w:val="1922986839"/>
        <w:rPr>
          <w:rFonts w:eastAsia="Times New Roman"/>
        </w:rPr>
      </w:pPr>
      <w:commentRangeStart w:id="667"/>
      <w:r>
        <w:rPr>
          <w:rStyle w:val="id1"/>
          <w:rFonts w:eastAsia="Times New Roman"/>
        </w:rPr>
        <w:t xml:space="preserve">Figure 10: </w:t>
      </w:r>
      <w:r>
        <w:rPr>
          <w:rStyle w:val="content"/>
          <w:rFonts w:eastAsia="Times New Roman"/>
        </w:rPr>
        <w:t xml:space="preserve">Correlation </w:t>
      </w:r>
      <w:commentRangeEnd w:id="667"/>
      <w:r w:rsidR="00AE388D">
        <w:rPr>
          <w:rStyle w:val="CommentReference"/>
        </w:rPr>
        <w:commentReference w:id="667"/>
      </w:r>
      <w:r>
        <w:rPr>
          <w:rStyle w:val="content"/>
          <w:rFonts w:eastAsia="Times New Roman"/>
        </w:rPr>
        <w:t>map showing the correlation between the first principal component and September temperature.</w:t>
      </w:r>
    </w:p>
    <w:p w14:paraId="3977D317" w14:textId="77777777" w:rsidR="00536E10" w:rsidRDefault="00536E10" w:rsidP="009F0F94">
      <w:pPr>
        <w:spacing w:line="360" w:lineRule="auto"/>
        <w:jc w:val="both"/>
        <w:rPr>
          <w:rFonts w:eastAsia="Times New Roman"/>
        </w:rPr>
      </w:pPr>
    </w:p>
    <w:p w14:paraId="44E9F478" w14:textId="77777777" w:rsidR="00536E10" w:rsidRDefault="00536E10" w:rsidP="009F0F94">
      <w:pPr>
        <w:spacing w:line="360" w:lineRule="auto"/>
        <w:jc w:val="both"/>
        <w:rPr>
          <w:rFonts w:eastAsia="Times New Roman"/>
        </w:rPr>
      </w:pPr>
    </w:p>
    <w:p w14:paraId="5E5474A3" w14:textId="77777777" w:rsidR="00536E10" w:rsidRDefault="007406EA" w:rsidP="009F0F94">
      <w:pPr>
        <w:pStyle w:val="noindent"/>
        <w:spacing w:line="360" w:lineRule="auto"/>
        <w:jc w:val="both"/>
        <w:divId w:val="301278211"/>
      </w:pPr>
      <w:r>
        <w:rPr>
          <w:noProof/>
        </w:rPr>
        <w:lastRenderedPageBreak/>
        <w:drawing>
          <wp:inline distT="0" distB="0" distL="0" distR="0" wp14:anchorId="0B6310C5" wp14:editId="72870AD6">
            <wp:extent cx="5486400" cy="4114800"/>
            <wp:effectExtent l="0" t="0" r="0" b="0"/>
            <wp:docPr id="46" name="Picture 46"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I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690B7145" w14:textId="58F8BFB8" w:rsidR="00536E10" w:rsidRDefault="007406EA" w:rsidP="009F0F94">
      <w:pPr>
        <w:spacing w:line="360" w:lineRule="auto"/>
        <w:ind w:hanging="480"/>
        <w:jc w:val="both"/>
        <w:divId w:val="1392849637"/>
        <w:rPr>
          <w:rFonts w:eastAsia="Times New Roman"/>
        </w:rPr>
      </w:pPr>
      <w:commentRangeStart w:id="668"/>
      <w:r>
        <w:rPr>
          <w:rStyle w:val="id1"/>
          <w:rFonts w:eastAsia="Times New Roman"/>
        </w:rPr>
        <w:t>Figure</w:t>
      </w:r>
      <w:commentRangeEnd w:id="668"/>
      <w:r w:rsidR="00AE388D">
        <w:rPr>
          <w:rStyle w:val="CommentReference"/>
        </w:rPr>
        <w:commentReference w:id="668"/>
      </w:r>
      <w:r>
        <w:rPr>
          <w:rStyle w:val="id1"/>
          <w:rFonts w:eastAsia="Times New Roman"/>
        </w:rPr>
        <w:t> </w:t>
      </w:r>
      <w:ins w:id="669" w:author="Author">
        <w:r w:rsidR="00AE388D">
          <w:rPr>
            <w:rStyle w:val="id1"/>
            <w:rFonts w:eastAsia="Times New Roman"/>
          </w:rPr>
          <w:t>6</w:t>
        </w:r>
      </w:ins>
      <w:del w:id="670" w:author="Author">
        <w:r w:rsidDel="00AE388D">
          <w:rPr>
            <w:rStyle w:val="id1"/>
            <w:rFonts w:eastAsia="Times New Roman"/>
          </w:rPr>
          <w:delText>11</w:delText>
        </w:r>
      </w:del>
      <w:r>
        <w:rPr>
          <w:rStyle w:val="id1"/>
          <w:rFonts w:eastAsia="Times New Roman"/>
        </w:rPr>
        <w:t xml:space="preserve">: </w:t>
      </w:r>
      <w:r>
        <w:rPr>
          <w:rStyle w:val="content"/>
          <w:rFonts w:eastAsia="Times New Roman"/>
        </w:rPr>
        <w:t>A 31-year windowed correlation plot showing the correlations between each growth proxy (chronologies and first principal component) and mjPR. Correlation points are plotted above the window centers.</w:t>
      </w:r>
    </w:p>
    <w:p w14:paraId="77055F05" w14:textId="77777777" w:rsidR="00536E10" w:rsidRDefault="00536E10" w:rsidP="009F0F94">
      <w:pPr>
        <w:spacing w:line="360" w:lineRule="auto"/>
        <w:jc w:val="both"/>
        <w:rPr>
          <w:rFonts w:eastAsia="Times New Roman"/>
        </w:rPr>
      </w:pPr>
    </w:p>
    <w:p w14:paraId="241B45CB" w14:textId="77777777" w:rsidR="00536E10" w:rsidRDefault="00536E10" w:rsidP="009F0F94">
      <w:pPr>
        <w:spacing w:line="360" w:lineRule="auto"/>
        <w:jc w:val="both"/>
        <w:rPr>
          <w:rFonts w:eastAsia="Times New Roman"/>
        </w:rPr>
      </w:pPr>
    </w:p>
    <w:p w14:paraId="455143B4" w14:textId="77777777" w:rsidR="00536E10" w:rsidRDefault="007406EA" w:rsidP="009F0F94">
      <w:pPr>
        <w:pStyle w:val="noindent"/>
        <w:spacing w:line="360" w:lineRule="auto"/>
        <w:jc w:val="both"/>
        <w:divId w:val="1511722893"/>
      </w:pPr>
      <w:r>
        <w:rPr>
          <w:noProof/>
        </w:rPr>
        <w:lastRenderedPageBreak/>
        <w:drawing>
          <wp:inline distT="0" distB="0" distL="0" distR="0" wp14:anchorId="41B7B990" wp14:editId="4056B309">
            <wp:extent cx="5486400" cy="4114800"/>
            <wp:effectExtent l="0" t="0" r="0" b="0"/>
            <wp:docPr id="49" name="Picture 49"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I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599F2AC1" w14:textId="35BDB843" w:rsidR="00536E10" w:rsidRDefault="007406EA" w:rsidP="009F0F94">
      <w:pPr>
        <w:spacing w:line="360" w:lineRule="auto"/>
        <w:ind w:hanging="480"/>
        <w:jc w:val="both"/>
        <w:divId w:val="326324552"/>
        <w:rPr>
          <w:rFonts w:eastAsia="Times New Roman"/>
        </w:rPr>
      </w:pPr>
      <w:commentRangeStart w:id="671"/>
      <w:commentRangeStart w:id="672"/>
      <w:r>
        <w:rPr>
          <w:rStyle w:val="id1"/>
          <w:rFonts w:eastAsia="Times New Roman"/>
        </w:rPr>
        <w:t>Figure</w:t>
      </w:r>
      <w:commentRangeEnd w:id="672"/>
      <w:r w:rsidR="00F95165">
        <w:rPr>
          <w:rStyle w:val="CommentReference"/>
        </w:rPr>
        <w:commentReference w:id="672"/>
      </w:r>
      <w:r>
        <w:rPr>
          <w:rStyle w:val="id1"/>
          <w:rFonts w:eastAsia="Times New Roman"/>
        </w:rPr>
        <w:t> </w:t>
      </w:r>
      <w:ins w:id="673" w:author="Author">
        <w:r w:rsidR="00AE388D">
          <w:rPr>
            <w:rStyle w:val="id1"/>
            <w:rFonts w:eastAsia="Times New Roman"/>
          </w:rPr>
          <w:t>7</w:t>
        </w:r>
      </w:ins>
      <w:del w:id="674" w:author="Author">
        <w:r w:rsidDel="00AE388D">
          <w:rPr>
            <w:rStyle w:val="id1"/>
            <w:rFonts w:eastAsia="Times New Roman"/>
          </w:rPr>
          <w:delText>12</w:delText>
        </w:r>
      </w:del>
      <w:r>
        <w:rPr>
          <w:rStyle w:val="id1"/>
          <w:rFonts w:eastAsia="Times New Roman"/>
        </w:rPr>
        <w:t xml:space="preserve">: </w:t>
      </w:r>
      <w:commentRangeEnd w:id="671"/>
      <w:r w:rsidR="00AE388D">
        <w:rPr>
          <w:rStyle w:val="CommentReference"/>
        </w:rPr>
        <w:commentReference w:id="671"/>
      </w:r>
      <w:r>
        <w:rPr>
          <w:rStyle w:val="content"/>
          <w:rFonts w:eastAsia="Times New Roman"/>
        </w:rPr>
        <w:t>Average May-June precipitation (mjPR) reconstruction (blue line) and 95% credible interval (grey lines). Precipitation data is plotted in red for years available (1901-</w:t>
      </w:r>
      <w:commentRangeStart w:id="675"/>
      <w:r>
        <w:rPr>
          <w:rStyle w:val="content"/>
          <w:rFonts w:eastAsia="Times New Roman"/>
        </w:rPr>
        <w:t>1981</w:t>
      </w:r>
      <w:commentRangeEnd w:id="675"/>
      <w:r w:rsidR="00422554">
        <w:rPr>
          <w:rStyle w:val="CommentReference"/>
        </w:rPr>
        <w:commentReference w:id="675"/>
      </w:r>
      <w:r>
        <w:rPr>
          <w:rStyle w:val="content"/>
          <w:rFonts w:eastAsia="Times New Roman"/>
        </w:rPr>
        <w:t>).</w:t>
      </w:r>
    </w:p>
    <w:p w14:paraId="4A380A33" w14:textId="77777777" w:rsidR="00536E10" w:rsidRDefault="00536E10" w:rsidP="009F0F94">
      <w:pPr>
        <w:spacing w:line="360" w:lineRule="auto"/>
        <w:jc w:val="both"/>
        <w:rPr>
          <w:rFonts w:eastAsia="Times New Roman"/>
        </w:rPr>
      </w:pPr>
    </w:p>
    <w:p w14:paraId="62EC296E" w14:textId="77777777" w:rsidR="00536E10" w:rsidRDefault="00536E10" w:rsidP="009F0F94">
      <w:pPr>
        <w:spacing w:line="360" w:lineRule="auto"/>
        <w:jc w:val="both"/>
        <w:rPr>
          <w:rFonts w:eastAsia="Times New Roman"/>
        </w:rPr>
      </w:pPr>
    </w:p>
    <w:p w14:paraId="18FE582D" w14:textId="77777777" w:rsidR="00536E10" w:rsidRDefault="007406EA" w:rsidP="009F0F94">
      <w:pPr>
        <w:pStyle w:val="noindent"/>
        <w:spacing w:line="360" w:lineRule="auto"/>
        <w:jc w:val="both"/>
        <w:divId w:val="1059985764"/>
      </w:pPr>
      <w:r>
        <w:rPr>
          <w:noProof/>
        </w:rPr>
        <w:lastRenderedPageBreak/>
        <w:drawing>
          <wp:inline distT="0" distB="0" distL="0" distR="0" wp14:anchorId="591F456C" wp14:editId="1FB72251">
            <wp:extent cx="5486400" cy="4114800"/>
            <wp:effectExtent l="0" t="0" r="0" b="0"/>
            <wp:docPr id="52" name="Picture 52"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I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70896972" w14:textId="77777777" w:rsidR="00536E10" w:rsidRDefault="007406EA" w:rsidP="009F0F94">
      <w:pPr>
        <w:spacing w:line="360" w:lineRule="auto"/>
        <w:ind w:hanging="480"/>
        <w:jc w:val="both"/>
        <w:divId w:val="754320633"/>
        <w:rPr>
          <w:rFonts w:eastAsia="Times New Roman"/>
        </w:rPr>
      </w:pPr>
      <w:r>
        <w:rPr>
          <w:rStyle w:val="id1"/>
          <w:rFonts w:eastAsia="Times New Roman"/>
        </w:rPr>
        <w:t>Figure </w:t>
      </w:r>
      <w:commentRangeStart w:id="676"/>
      <w:r>
        <w:rPr>
          <w:rStyle w:val="id1"/>
          <w:rFonts w:eastAsia="Times New Roman"/>
        </w:rPr>
        <w:t>13</w:t>
      </w:r>
      <w:commentRangeEnd w:id="676"/>
      <w:r w:rsidR="00C4642E">
        <w:rPr>
          <w:rStyle w:val="CommentReference"/>
        </w:rPr>
        <w:commentReference w:id="676"/>
      </w:r>
      <w:r>
        <w:rPr>
          <w:rStyle w:val="id1"/>
          <w:rFonts w:eastAsia="Times New Roman"/>
        </w:rPr>
        <w:t xml:space="preserve">: </w:t>
      </w:r>
      <w:r>
        <w:rPr>
          <w:rStyle w:val="content"/>
          <w:rFonts w:eastAsia="Times New Roman"/>
        </w:rPr>
        <w:t>Periodogram showing periodicity of high amplitude at 46.2 and 23.1 years, as well as periodicity that is less pronounced with periods of 3.7, 7.5, 10.5, 11.6, and 12.2 years.</w:t>
      </w:r>
    </w:p>
    <w:p w14:paraId="629F35F8" w14:textId="77777777" w:rsidR="00536E10" w:rsidRDefault="00536E10" w:rsidP="009F0F94">
      <w:pPr>
        <w:spacing w:line="360" w:lineRule="auto"/>
        <w:jc w:val="both"/>
        <w:rPr>
          <w:rFonts w:eastAsia="Times New Roman"/>
        </w:rPr>
      </w:pPr>
    </w:p>
    <w:p w14:paraId="10E6592B" w14:textId="77777777" w:rsidR="00536E10" w:rsidRDefault="00536E10" w:rsidP="009F0F94">
      <w:pPr>
        <w:spacing w:line="360" w:lineRule="auto"/>
        <w:jc w:val="both"/>
        <w:rPr>
          <w:rFonts w:eastAsia="Times New Roman"/>
        </w:rPr>
      </w:pPr>
    </w:p>
    <w:p w14:paraId="6FF77393" w14:textId="77777777" w:rsidR="00536E10" w:rsidRDefault="007406EA" w:rsidP="009F0F94">
      <w:pPr>
        <w:pStyle w:val="noindent"/>
        <w:spacing w:line="360" w:lineRule="auto"/>
        <w:jc w:val="both"/>
        <w:divId w:val="1944536734"/>
      </w:pPr>
      <w:r>
        <w:rPr>
          <w:noProof/>
        </w:rPr>
        <w:lastRenderedPageBreak/>
        <w:drawing>
          <wp:inline distT="0" distB="0" distL="0" distR="0" wp14:anchorId="4FAC4E59" wp14:editId="20468CC4">
            <wp:extent cx="5486400" cy="4114800"/>
            <wp:effectExtent l="0" t="0" r="0" b="0"/>
            <wp:docPr id="55" name="Picture 55"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I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0319CE02" w14:textId="77777777" w:rsidR="00536E10" w:rsidRDefault="007406EA" w:rsidP="009F0F94">
      <w:pPr>
        <w:spacing w:line="360" w:lineRule="auto"/>
        <w:ind w:hanging="480"/>
        <w:jc w:val="both"/>
        <w:divId w:val="578713828"/>
        <w:rPr>
          <w:rFonts w:eastAsia="Times New Roman"/>
        </w:rPr>
      </w:pPr>
      <w:r>
        <w:rPr>
          <w:rStyle w:val="id1"/>
          <w:rFonts w:eastAsia="Times New Roman"/>
        </w:rPr>
        <w:t xml:space="preserve">Figure 14: </w:t>
      </w:r>
      <w:r>
        <w:rPr>
          <w:rStyle w:val="content"/>
          <w:rFonts w:eastAsia="Times New Roman"/>
        </w:rPr>
        <w:t>Both the mjPR reconstruction and the Cook PDSI reconstruction are standardized and plotted against time to highlight both the similarities and the differences. Particularly notable differences include the year 1774, and the interval 1855-1863.</w:t>
      </w:r>
    </w:p>
    <w:p w14:paraId="1000E318" w14:textId="77777777" w:rsidR="00536E10" w:rsidRDefault="00536E10" w:rsidP="009F0F94">
      <w:pPr>
        <w:spacing w:line="360" w:lineRule="auto"/>
        <w:jc w:val="both"/>
        <w:rPr>
          <w:rFonts w:eastAsia="Times New Roman"/>
        </w:rPr>
      </w:pPr>
    </w:p>
    <w:p w14:paraId="0D14C453" w14:textId="77777777" w:rsidR="00536E10" w:rsidRDefault="00536E10" w:rsidP="009F0F94">
      <w:pPr>
        <w:spacing w:line="360" w:lineRule="auto"/>
        <w:jc w:val="both"/>
        <w:rPr>
          <w:rFonts w:eastAsia="Times New Roman"/>
        </w:rPr>
      </w:pPr>
    </w:p>
    <w:p w14:paraId="70BC5BE5" w14:textId="77777777" w:rsidR="00536E10" w:rsidRDefault="007406EA" w:rsidP="009F0F94">
      <w:pPr>
        <w:pStyle w:val="noindent"/>
        <w:spacing w:line="360" w:lineRule="auto"/>
        <w:jc w:val="both"/>
        <w:divId w:val="1574199542"/>
      </w:pPr>
      <w:r>
        <w:rPr>
          <w:noProof/>
        </w:rPr>
        <w:lastRenderedPageBreak/>
        <w:drawing>
          <wp:inline distT="0" distB="0" distL="0" distR="0" wp14:anchorId="4D930C46" wp14:editId="1D4AC7CD">
            <wp:extent cx="5486400" cy="4114800"/>
            <wp:effectExtent l="0" t="0" r="0" b="0"/>
            <wp:docPr id="58" name="Picture 58"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I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051E65CB" w14:textId="77777777" w:rsidR="00536E10" w:rsidRDefault="007406EA" w:rsidP="009F0F94">
      <w:pPr>
        <w:spacing w:line="360" w:lineRule="auto"/>
        <w:ind w:hanging="480"/>
        <w:jc w:val="both"/>
        <w:divId w:val="928343306"/>
        <w:rPr>
          <w:rFonts w:eastAsia="Times New Roman"/>
        </w:rPr>
      </w:pPr>
      <w:r>
        <w:rPr>
          <w:rStyle w:val="id1"/>
          <w:rFonts w:eastAsia="Times New Roman"/>
        </w:rPr>
        <w:t xml:space="preserve">Figure 15: </w:t>
      </w:r>
      <w:r>
        <w:rPr>
          <w:rStyle w:val="content"/>
          <w:rFonts w:eastAsia="Times New Roman"/>
        </w:rPr>
        <w:t>A 31 year windowed correlation plot between the mjPR and Cook PDSI reconstructions shows the discrepancy during the 1855-1863 interval. In the top panel correlation values are plotted about window centers, while the bottom panel shows the corresponding p-value (black) as well as the line of significance (red).</w:t>
      </w:r>
    </w:p>
    <w:p w14:paraId="7A33CB20" w14:textId="77777777" w:rsidR="00536E10" w:rsidRDefault="00536E10" w:rsidP="009F0F94">
      <w:pPr>
        <w:spacing w:line="360" w:lineRule="auto"/>
        <w:jc w:val="both"/>
        <w:rPr>
          <w:rFonts w:eastAsia="Times New Roman"/>
        </w:rPr>
      </w:pPr>
    </w:p>
    <w:p w14:paraId="3004752D" w14:textId="77777777" w:rsidR="00536E10" w:rsidRDefault="00536E10" w:rsidP="009F0F94">
      <w:pPr>
        <w:spacing w:line="360" w:lineRule="auto"/>
        <w:jc w:val="both"/>
        <w:rPr>
          <w:rFonts w:eastAsia="Times New Roman"/>
        </w:rPr>
      </w:pPr>
    </w:p>
    <w:p w14:paraId="360FFE37" w14:textId="77777777" w:rsidR="00536E10" w:rsidRDefault="007406EA" w:rsidP="009F0F94">
      <w:pPr>
        <w:pStyle w:val="noindent"/>
        <w:spacing w:line="360" w:lineRule="auto"/>
        <w:jc w:val="both"/>
        <w:divId w:val="1830249906"/>
      </w:pPr>
      <w:r>
        <w:rPr>
          <w:noProof/>
        </w:rPr>
        <w:lastRenderedPageBreak/>
        <w:drawing>
          <wp:inline distT="0" distB="0" distL="0" distR="0" wp14:anchorId="58DFCC4D" wp14:editId="1CAD9518">
            <wp:extent cx="5486400" cy="4114800"/>
            <wp:effectExtent l="0" t="0" r="0" b="0"/>
            <wp:docPr id="61" name="Picture 61"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PI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1E9846AB" w14:textId="55503496" w:rsidR="00536E10" w:rsidRDefault="007406EA" w:rsidP="009F0F94">
      <w:pPr>
        <w:spacing w:line="360" w:lineRule="auto"/>
        <w:ind w:hanging="480"/>
        <w:jc w:val="both"/>
        <w:divId w:val="1708556046"/>
        <w:rPr>
          <w:rFonts w:eastAsia="Times New Roman"/>
        </w:rPr>
      </w:pPr>
      <w:r>
        <w:rPr>
          <w:rStyle w:val="id1"/>
          <w:rFonts w:eastAsia="Times New Roman"/>
        </w:rPr>
        <w:t xml:space="preserve">Figure 16: </w:t>
      </w:r>
      <w:r>
        <w:rPr>
          <w:rStyle w:val="content"/>
          <w:rFonts w:eastAsia="Times New Roman"/>
        </w:rPr>
        <w:t xml:space="preserve">A 31 year windowed correlation plot between each of the chronologies and the Cook PDSI reconstruction. Note the interval of abrupt </w:t>
      </w:r>
      <w:ins w:id="677" w:author="Author">
        <w:r w:rsidR="00422554">
          <w:rPr>
            <w:rStyle w:val="content"/>
            <w:rFonts w:eastAsia="Times New Roman"/>
          </w:rPr>
          <w:t xml:space="preserve">lack of! </w:t>
        </w:r>
      </w:ins>
      <w:r>
        <w:rPr>
          <w:rStyle w:val="content"/>
          <w:rFonts w:eastAsia="Times New Roman"/>
        </w:rPr>
        <w:t>correlation during the years 1855-1863.</w:t>
      </w:r>
    </w:p>
    <w:p w14:paraId="52DBDAEC" w14:textId="77777777" w:rsidR="004343A2" w:rsidRDefault="004343A2" w:rsidP="009F0F94">
      <w:pPr>
        <w:spacing w:line="360" w:lineRule="auto"/>
        <w:jc w:val="both"/>
        <w:rPr>
          <w:rFonts w:eastAsia="Times New Roman"/>
        </w:rPr>
      </w:pPr>
      <w:r>
        <w:rPr>
          <w:rFonts w:eastAsia="Times New Roman"/>
        </w:rPr>
        <w:br w:type="page"/>
      </w:r>
    </w:p>
    <w:p w14:paraId="576A708A" w14:textId="77777777" w:rsidR="00536E10" w:rsidRDefault="00536E10" w:rsidP="009F0F94">
      <w:pPr>
        <w:spacing w:line="360" w:lineRule="auto"/>
        <w:jc w:val="both"/>
        <w:rPr>
          <w:rFonts w:eastAsia="Times New Roman"/>
        </w:rPr>
      </w:pPr>
    </w:p>
    <w:p w14:paraId="296C520C" w14:textId="77777777" w:rsidR="00536E10" w:rsidRDefault="007406EA" w:rsidP="009F0F94">
      <w:pPr>
        <w:pStyle w:val="Heading3"/>
        <w:spacing w:line="360" w:lineRule="auto"/>
        <w:jc w:val="both"/>
        <w:rPr>
          <w:rFonts w:eastAsia="Times New Roman"/>
        </w:rPr>
      </w:pPr>
      <w:r>
        <w:rPr>
          <w:rFonts w:eastAsia="Times New Roman"/>
        </w:rPr>
        <w:t>References</w:t>
      </w:r>
    </w:p>
    <w:p w14:paraId="3B947020" w14:textId="77777777" w:rsidR="00536E10" w:rsidRDefault="007406EA" w:rsidP="009F0F94">
      <w:pPr>
        <w:pStyle w:val="bibitem"/>
        <w:spacing w:line="360" w:lineRule="auto"/>
        <w:jc w:val="both"/>
        <w:divId w:val="310252876"/>
      </w:pPr>
      <w:r>
        <w:rPr>
          <w:rStyle w:val="biblabel"/>
        </w:rPr>
        <w:t xml:space="preserve">[1] </w:t>
      </w:r>
      <w:r>
        <w:rPr>
          <w:rStyle w:val="bibsp"/>
        </w:rPr>
        <w:t>   </w:t>
      </w:r>
      <w:r>
        <w:t xml:space="preserve">North Carolina Natural Heritage Program (NCNHP). An Inventory of the Significant Natural Areas of Ashe County, North Carolina, 1999. URL </w:t>
      </w:r>
      <w:hyperlink r:id="rId29" w:history="1">
        <w:r>
          <w:rPr>
            <w:rStyle w:val="ectt-10951"/>
            <w:color w:val="0000FF"/>
            <w:u w:val="single"/>
          </w:rPr>
          <w:t>http://www.ncnhp.org/Images/Ashe10-10-2005.pdf</w:t>
        </w:r>
      </w:hyperlink>
      <w:r>
        <w:t xml:space="preserve">. Accessed September 2012. </w:t>
      </w:r>
    </w:p>
    <w:p w14:paraId="489E4654" w14:textId="77777777" w:rsidR="00536E10" w:rsidRDefault="007406EA" w:rsidP="009F0F94">
      <w:pPr>
        <w:pStyle w:val="bibitem"/>
        <w:spacing w:line="360" w:lineRule="auto"/>
        <w:jc w:val="both"/>
        <w:divId w:val="310252876"/>
      </w:pPr>
      <w:r>
        <w:rPr>
          <w:rStyle w:val="biblabel"/>
        </w:rPr>
        <w:t xml:space="preserve">[2] </w:t>
      </w:r>
      <w:r>
        <w:rPr>
          <w:rStyle w:val="bibsp"/>
        </w:rPr>
        <w:t>  </w:t>
      </w:r>
      <w:del w:id="678" w:author="Author">
        <w:r w:rsidDel="004C32BB">
          <w:rPr>
            <w:rStyle w:val="bibsp"/>
          </w:rPr>
          <w:delText> </w:delText>
        </w:r>
      </w:del>
      <w:r>
        <w:t xml:space="preserve">C.E. Zipper, J.A. Burger, J.G. Skousen, P.N. Angel, C.D. Barton, V. Davis, and J.A. Franklin. Restoring forests and associated ecosystem services on appalachian coal surface mines. </w:t>
      </w:r>
      <w:r>
        <w:rPr>
          <w:rStyle w:val="pplri9e-x-x-1091"/>
        </w:rPr>
        <w:t>Environmental management</w:t>
      </w:r>
      <w:r>
        <w:t xml:space="preserve">, 47(5):751–765, 2011. </w:t>
      </w:r>
    </w:p>
    <w:p w14:paraId="7AFCE206" w14:textId="77777777" w:rsidR="00536E10" w:rsidRDefault="007406EA" w:rsidP="009F0F94">
      <w:pPr>
        <w:pStyle w:val="bibitem"/>
        <w:spacing w:line="360" w:lineRule="auto"/>
        <w:jc w:val="both"/>
        <w:divId w:val="310252876"/>
      </w:pPr>
      <w:r>
        <w:rPr>
          <w:rStyle w:val="biblabel"/>
        </w:rPr>
        <w:t xml:space="preserve">[3] </w:t>
      </w:r>
      <w:r>
        <w:rPr>
          <w:rStyle w:val="bibsp"/>
        </w:rPr>
        <w:t>   </w:t>
      </w:r>
      <w:r>
        <w:t xml:space="preserve">K. Kattenberg, F. Giorgi, H. Grassl, G.A. Meehl, J.F.B. Mitchell, R.J. Stouffer, T. Tokioka, A.J. Weaver, and T.M.L Wigley. Climate modelsâĂŞprojections of future climate. In J.T. Houghton, LG Meiro Filho, B.A. Callander, N. Harris, A. Kattenburg, and K. Maskell, editors, </w:t>
      </w:r>
      <w:r>
        <w:rPr>
          <w:rStyle w:val="pplri9e-x-x-1091"/>
        </w:rPr>
        <w:t>Climate change 1995: The science of climate change: contribution of working group I to</w:t>
      </w:r>
      <w:r>
        <w:t xml:space="preserve"> </w:t>
      </w:r>
      <w:r>
        <w:rPr>
          <w:rStyle w:val="pplri9e-x-x-1091"/>
        </w:rPr>
        <w:t>the second assessment report of the Intergovernmental Panel on Climate Change</w:t>
      </w:r>
      <w:r>
        <w:t xml:space="preserve">, pages 285–357. Cambridge University Press, 1996. </w:t>
      </w:r>
    </w:p>
    <w:p w14:paraId="5277F465" w14:textId="77777777" w:rsidR="00536E10" w:rsidRDefault="007406EA" w:rsidP="009F0F94">
      <w:pPr>
        <w:pStyle w:val="bibitem"/>
        <w:spacing w:line="360" w:lineRule="auto"/>
        <w:jc w:val="both"/>
        <w:divId w:val="310252876"/>
      </w:pPr>
      <w:r>
        <w:rPr>
          <w:rStyle w:val="biblabel"/>
        </w:rPr>
        <w:t xml:space="preserve">[4] </w:t>
      </w:r>
      <w:r>
        <w:rPr>
          <w:rStyle w:val="bibsp"/>
        </w:rPr>
        <w:t>   </w:t>
      </w:r>
      <w:r>
        <w:t xml:space="preserve">RK Pachauri and A. Reisinger. Climate Change 2007: Synthesis Report. Contribution of Working Groups I, II and III to the Fourth Assessment Report of the Intergovernmental Panel on Climate Change. </w:t>
      </w:r>
      <w:r>
        <w:rPr>
          <w:rStyle w:val="pplri9e-x-x-1091"/>
        </w:rPr>
        <w:t>Intergovernmental Panel on Climate Change</w:t>
      </w:r>
      <w:r>
        <w:t xml:space="preserve">, 2007. </w:t>
      </w:r>
    </w:p>
    <w:p w14:paraId="5EE7960A" w14:textId="77777777" w:rsidR="00536E10" w:rsidRDefault="007406EA" w:rsidP="009F0F94">
      <w:pPr>
        <w:pStyle w:val="bibitem"/>
        <w:spacing w:line="360" w:lineRule="auto"/>
        <w:jc w:val="both"/>
        <w:divId w:val="310252876"/>
      </w:pPr>
      <w:r>
        <w:rPr>
          <w:rStyle w:val="biblabel"/>
        </w:rPr>
        <w:t xml:space="preserve">[5] </w:t>
      </w:r>
      <w:r>
        <w:rPr>
          <w:rStyle w:val="bibsp"/>
        </w:rPr>
        <w:t>   </w:t>
      </w:r>
      <w:r>
        <w:t xml:space="preserve">R. Seager, A. Tzanova, and J. Nakamura. Drought in the southeastern united states: Causes, variability over the last millennium, and the potential for future hydroclimate change*. </w:t>
      </w:r>
      <w:r>
        <w:rPr>
          <w:rStyle w:val="pplri9e-x-x-1091"/>
        </w:rPr>
        <w:t>Journal of Climate</w:t>
      </w:r>
      <w:r>
        <w:t xml:space="preserve">, 22(19):5021–5045, 2009. </w:t>
      </w:r>
    </w:p>
    <w:p w14:paraId="7573E52E" w14:textId="77777777" w:rsidR="00536E10" w:rsidRDefault="007406EA" w:rsidP="009F0F94">
      <w:pPr>
        <w:pStyle w:val="bibitem"/>
        <w:spacing w:line="360" w:lineRule="auto"/>
        <w:jc w:val="both"/>
        <w:divId w:val="310252876"/>
      </w:pPr>
      <w:r>
        <w:rPr>
          <w:rStyle w:val="biblabel"/>
        </w:rPr>
        <w:t xml:space="preserve">[6] </w:t>
      </w:r>
      <w:r>
        <w:rPr>
          <w:rStyle w:val="bibsp"/>
        </w:rPr>
        <w:t>   </w:t>
      </w:r>
      <w:r>
        <w:t xml:space="preserve">S. Sobolowski and T. Pavelsky. Evaluation of present and future north american regional climate change assessment program (narccap) regional climate simulations over the southeast united states. </w:t>
      </w:r>
      <w:r>
        <w:rPr>
          <w:rStyle w:val="pplri9e-x-x-1091"/>
        </w:rPr>
        <w:t>Journal of Geophysical Research</w:t>
      </w:r>
      <w:r>
        <w:t xml:space="preserve">, 117(D1):D01101, 2012. </w:t>
      </w:r>
    </w:p>
    <w:p w14:paraId="7A2C16F6" w14:textId="77777777" w:rsidR="00536E10" w:rsidRDefault="007406EA" w:rsidP="009F0F94">
      <w:pPr>
        <w:pStyle w:val="bibitem"/>
        <w:spacing w:line="360" w:lineRule="auto"/>
        <w:jc w:val="both"/>
        <w:divId w:val="310252876"/>
      </w:pPr>
      <w:r>
        <w:rPr>
          <w:rStyle w:val="biblabel"/>
        </w:rPr>
        <w:t xml:space="preserve">[7] </w:t>
      </w:r>
      <w:r>
        <w:rPr>
          <w:rStyle w:val="bibsp"/>
        </w:rPr>
        <w:t>   </w:t>
      </w:r>
      <w:r>
        <w:t xml:space="preserve">D.C. LeBlanc. Temporal and spatial variation of oak growth-climate relationships along a pollution gradient in the midwestern united states. </w:t>
      </w:r>
      <w:r>
        <w:rPr>
          <w:rStyle w:val="pplri9e-x-x-1091"/>
        </w:rPr>
        <w:t>Canadian Journal of Forest Research</w:t>
      </w:r>
      <w:r>
        <w:t xml:space="preserve">, 23 (5):772–782, 1993. </w:t>
      </w:r>
    </w:p>
    <w:p w14:paraId="0879C1F3" w14:textId="77777777" w:rsidR="00536E10" w:rsidRDefault="007406EA" w:rsidP="009F0F94">
      <w:pPr>
        <w:pStyle w:val="bibitem"/>
        <w:spacing w:line="360" w:lineRule="auto"/>
        <w:jc w:val="both"/>
        <w:divId w:val="310252876"/>
      </w:pPr>
      <w:r>
        <w:rPr>
          <w:rStyle w:val="biblabel"/>
        </w:rPr>
        <w:lastRenderedPageBreak/>
        <w:t xml:space="preserve">[8] </w:t>
      </w:r>
      <w:r>
        <w:rPr>
          <w:rStyle w:val="bibsp"/>
        </w:rPr>
        <w:t>   </w:t>
      </w:r>
      <w:r>
        <w:t xml:space="preserve">D.W. Stahle and M.K. Cleveland. Large-scale climatic influences on baldcypress tree growth across the southeastern united states. In P.D. Jones, R.S. Bradley, and J. Jouzel, editors, </w:t>
      </w:r>
      <w:r>
        <w:rPr>
          <w:rStyle w:val="pplri9e-x-x-1091"/>
        </w:rPr>
        <w:t>Climatic variations and forcing mechanisms of the last 2000 years</w:t>
      </w:r>
      <w:r>
        <w:t xml:space="preserve">, I41, pages 125 – 140. NATO ASI, 1993. </w:t>
      </w:r>
    </w:p>
    <w:p w14:paraId="42122E04" w14:textId="77777777" w:rsidR="00536E10" w:rsidRDefault="007406EA" w:rsidP="009F0F94">
      <w:pPr>
        <w:pStyle w:val="bibitem"/>
        <w:spacing w:line="360" w:lineRule="auto"/>
        <w:jc w:val="both"/>
        <w:divId w:val="310252876"/>
      </w:pPr>
      <w:r>
        <w:rPr>
          <w:rStyle w:val="biblabel"/>
        </w:rPr>
        <w:t xml:space="preserve">[9] </w:t>
      </w:r>
      <w:r>
        <w:rPr>
          <w:rStyle w:val="bibsp"/>
        </w:rPr>
        <w:t>   </w:t>
      </w:r>
      <w:r>
        <w:t xml:space="preserve">E.R. Cook, D.M. Meko, D.W. Stahle, and M.K. Cleaveland. Drought reconstructions for the continental united states*. </w:t>
      </w:r>
      <w:r>
        <w:rPr>
          <w:rStyle w:val="pplri9e-x-x-1091"/>
        </w:rPr>
        <w:t>Journal of Climate</w:t>
      </w:r>
      <w:r>
        <w:t xml:space="preserve">, 12(4):1145–1162, 1999. </w:t>
      </w:r>
    </w:p>
    <w:p w14:paraId="4E7C25C5" w14:textId="77777777" w:rsidR="00536E10" w:rsidRDefault="007406EA" w:rsidP="009F0F94">
      <w:pPr>
        <w:pStyle w:val="bibitem"/>
        <w:spacing w:line="360" w:lineRule="auto"/>
        <w:jc w:val="both"/>
        <w:divId w:val="310252876"/>
      </w:pPr>
      <w:r>
        <w:rPr>
          <w:rStyle w:val="biblabel"/>
        </w:rPr>
        <w:t xml:space="preserve">[10] </w:t>
      </w:r>
      <w:r>
        <w:rPr>
          <w:rStyle w:val="bibsp"/>
        </w:rPr>
        <w:t>   </w:t>
      </w:r>
      <w:r>
        <w:t xml:space="preserve">H.C. Fritts. </w:t>
      </w:r>
      <w:r>
        <w:rPr>
          <w:rStyle w:val="pplri9e-x-x-1091"/>
        </w:rPr>
        <w:t>Tree rings and climate</w:t>
      </w:r>
      <w:r>
        <w:t xml:space="preserve">. London, New York, San Francisco.: Academic Press, 1976. </w:t>
      </w:r>
    </w:p>
    <w:p w14:paraId="0BC1DA00" w14:textId="77777777" w:rsidR="00536E10" w:rsidRDefault="007406EA" w:rsidP="009F0F94">
      <w:pPr>
        <w:pStyle w:val="bibitem"/>
        <w:spacing w:line="360" w:lineRule="auto"/>
        <w:jc w:val="both"/>
        <w:divId w:val="310252876"/>
      </w:pPr>
      <w:r>
        <w:rPr>
          <w:rStyle w:val="biblabel"/>
        </w:rPr>
        <w:t xml:space="preserve">[11] </w:t>
      </w:r>
      <w:r>
        <w:rPr>
          <w:rStyle w:val="bibsp"/>
        </w:rPr>
        <w:t>   </w:t>
      </w:r>
      <w:r>
        <w:t xml:space="preserve">J.H. Speer, H.D. Grissino-Mayer, K.H. Orvis, and C.H. Greenberg. Climate response of five oak species in the eastern deciduous forest of the southern appalachian mountains, usa. </w:t>
      </w:r>
      <w:r>
        <w:rPr>
          <w:rStyle w:val="pplri9e-x-x-1091"/>
        </w:rPr>
        <w:t>Canadian Journal of Forest Research</w:t>
      </w:r>
      <w:r>
        <w:t xml:space="preserve">, 39(3):507–518, 2009. </w:t>
      </w:r>
    </w:p>
    <w:p w14:paraId="26D4E6E7" w14:textId="77777777" w:rsidR="00536E10" w:rsidRDefault="007406EA" w:rsidP="009F0F94">
      <w:pPr>
        <w:pStyle w:val="bibitem"/>
        <w:spacing w:line="360" w:lineRule="auto"/>
        <w:jc w:val="both"/>
        <w:divId w:val="310252876"/>
      </w:pPr>
      <w:r>
        <w:rPr>
          <w:rStyle w:val="biblabel"/>
        </w:rPr>
        <w:t xml:space="preserve">[12] </w:t>
      </w:r>
      <w:r>
        <w:rPr>
          <w:rStyle w:val="bibsp"/>
        </w:rPr>
        <w:t>   </w:t>
      </w:r>
      <w:r>
        <w:t xml:space="preserve">M.A. Stokes and T.L. Smiley. </w:t>
      </w:r>
      <w:r>
        <w:rPr>
          <w:rStyle w:val="pplri9e-x-x-1091"/>
        </w:rPr>
        <w:t>An introduction to tree-ring dating</w:t>
      </w:r>
      <w:r>
        <w:t xml:space="preserve">. Univ of Arizona Pr, 1996. </w:t>
      </w:r>
    </w:p>
    <w:p w14:paraId="50AAE889" w14:textId="77777777" w:rsidR="00536E10" w:rsidRDefault="007406EA" w:rsidP="009F0F94">
      <w:pPr>
        <w:pStyle w:val="bibitem"/>
        <w:spacing w:line="360" w:lineRule="auto"/>
        <w:jc w:val="both"/>
        <w:divId w:val="310252876"/>
      </w:pPr>
      <w:r>
        <w:rPr>
          <w:rStyle w:val="biblabel"/>
        </w:rPr>
        <w:t xml:space="preserve">[13] </w:t>
      </w:r>
      <w:r>
        <w:rPr>
          <w:rStyle w:val="bibsp"/>
        </w:rPr>
        <w:t>   </w:t>
      </w:r>
      <w:r>
        <w:t xml:space="preserve">R.L. Holmes. Computer-assisted quality control in tree-ring dating and measurement. </w:t>
      </w:r>
      <w:r>
        <w:rPr>
          <w:rStyle w:val="pplri9e-x-x-1091"/>
        </w:rPr>
        <w:t>Tree-ring bulletin</w:t>
      </w:r>
      <w:r>
        <w:t xml:space="preserve">, 43(1):69–78, 1983. </w:t>
      </w:r>
    </w:p>
    <w:p w14:paraId="47A7A796" w14:textId="77777777" w:rsidR="00536E10" w:rsidRDefault="007406EA" w:rsidP="009F0F94">
      <w:pPr>
        <w:pStyle w:val="bibitem"/>
        <w:spacing w:line="360" w:lineRule="auto"/>
        <w:jc w:val="both"/>
        <w:divId w:val="310252876"/>
      </w:pPr>
      <w:r>
        <w:rPr>
          <w:rStyle w:val="biblabel"/>
        </w:rPr>
        <w:t xml:space="preserve">[14] </w:t>
      </w:r>
      <w:r>
        <w:rPr>
          <w:rStyle w:val="bibsp"/>
        </w:rPr>
        <w:t>   </w:t>
      </w:r>
      <w:r>
        <w:t xml:space="preserve">K. Peters, GC Jacoby, and E.R. Cook. Principal components analysis of tree-ring sites. </w:t>
      </w:r>
      <w:r>
        <w:rPr>
          <w:rStyle w:val="pplri9e-x-x-1091"/>
        </w:rPr>
        <w:t>Tree-Ring Bulletin</w:t>
      </w:r>
      <w:r>
        <w:t xml:space="preserve">, 41:1–19, 1981. </w:t>
      </w:r>
    </w:p>
    <w:p w14:paraId="05D4FAD7" w14:textId="77777777" w:rsidR="00536E10" w:rsidRDefault="007406EA" w:rsidP="009F0F94">
      <w:pPr>
        <w:pStyle w:val="bibitem"/>
        <w:spacing w:line="360" w:lineRule="auto"/>
        <w:jc w:val="both"/>
        <w:divId w:val="310252876"/>
      </w:pPr>
      <w:r>
        <w:rPr>
          <w:rStyle w:val="biblabel"/>
        </w:rPr>
        <w:t xml:space="preserve">[15] </w:t>
      </w:r>
      <w:r>
        <w:rPr>
          <w:rStyle w:val="bibsp"/>
        </w:rPr>
        <w:t>   </w:t>
      </w:r>
      <w:r>
        <w:t xml:space="preserve">National Research Council (US). Committee on Surface Temperature Reconstructions for the Last 2000 Years. </w:t>
      </w:r>
      <w:r>
        <w:rPr>
          <w:rStyle w:val="pplri9e-x-x-1091"/>
        </w:rPr>
        <w:t>Surface temperature reconstructions for the last 2,000 years</w:t>
      </w:r>
      <w:r>
        <w:t xml:space="preserve">. Natl Academy Pr, 2006. </w:t>
      </w:r>
    </w:p>
    <w:p w14:paraId="56A7B94F" w14:textId="77777777" w:rsidR="00536E10" w:rsidRDefault="007406EA" w:rsidP="009F0F94">
      <w:pPr>
        <w:pStyle w:val="bibitem"/>
        <w:spacing w:line="360" w:lineRule="auto"/>
        <w:jc w:val="both"/>
        <w:divId w:val="310252876"/>
      </w:pPr>
      <w:r>
        <w:rPr>
          <w:rStyle w:val="biblabel"/>
        </w:rPr>
        <w:t xml:space="preserve">[16] </w:t>
      </w:r>
      <w:r>
        <w:rPr>
          <w:rStyle w:val="bibsp"/>
        </w:rPr>
        <w:t>   </w:t>
      </w:r>
      <w:r>
        <w:t xml:space="preserve">J.H. Speer. </w:t>
      </w:r>
      <w:r>
        <w:rPr>
          <w:rStyle w:val="pplri9e-x-x-1091"/>
        </w:rPr>
        <w:t>Fundamentals of tree-ring research</w:t>
      </w:r>
      <w:r>
        <w:t xml:space="preserve">. University of Arizona Press, 2010. </w:t>
      </w:r>
    </w:p>
    <w:p w14:paraId="7B7CF62B" w14:textId="77777777" w:rsidR="00536E10" w:rsidRDefault="007406EA" w:rsidP="009F0F94">
      <w:pPr>
        <w:pStyle w:val="bibitem"/>
        <w:spacing w:line="360" w:lineRule="auto"/>
        <w:jc w:val="both"/>
        <w:divId w:val="310252876"/>
      </w:pPr>
      <w:r>
        <w:rPr>
          <w:rStyle w:val="biblabel"/>
        </w:rPr>
        <w:t xml:space="preserve">[17] </w:t>
      </w:r>
      <w:r>
        <w:rPr>
          <w:rStyle w:val="bibsp"/>
        </w:rPr>
        <w:t>   </w:t>
      </w:r>
      <w:r>
        <w:t xml:space="preserve">D.W. Stahle, M.K. Cleaveland, D.B. Blanton, M.D. Therrell, and D.A. Gay. The lost colony and jamestown droughts. </w:t>
      </w:r>
      <w:r>
        <w:rPr>
          <w:rStyle w:val="pplri9e-x-x-1091"/>
        </w:rPr>
        <w:t>Science</w:t>
      </w:r>
      <w:r>
        <w:t xml:space="preserve">, 280(5363):564–567, 1998. </w:t>
      </w:r>
    </w:p>
    <w:p w14:paraId="03FCD419" w14:textId="77777777" w:rsidR="00536E10" w:rsidRDefault="007406EA" w:rsidP="009F0F94">
      <w:pPr>
        <w:pStyle w:val="bibitem"/>
        <w:spacing w:line="360" w:lineRule="auto"/>
        <w:jc w:val="both"/>
        <w:divId w:val="310252876"/>
      </w:pPr>
      <w:r>
        <w:rPr>
          <w:rStyle w:val="biblabel"/>
        </w:rPr>
        <w:t xml:space="preserve">[18] </w:t>
      </w:r>
      <w:r>
        <w:rPr>
          <w:rStyle w:val="bibsp"/>
        </w:rPr>
        <w:t>   </w:t>
      </w:r>
      <w:r>
        <w:t xml:space="preserve">D.W. Stahle and M.K. Cleaveland. Reconstruction and analysis of spring rainfall over the southeastern us for the past 1000 years. </w:t>
      </w:r>
      <w:r>
        <w:rPr>
          <w:rStyle w:val="pplri9e-x-x-1091"/>
        </w:rPr>
        <w:t>Bulletin of the American Meteorological Society;(United</w:t>
      </w:r>
      <w:r>
        <w:t xml:space="preserve"> </w:t>
      </w:r>
      <w:r>
        <w:rPr>
          <w:rStyle w:val="pplri9e-x-x-1091"/>
        </w:rPr>
        <w:t>States)</w:t>
      </w:r>
      <w:r>
        <w:t xml:space="preserve">, 73(12), 1992. </w:t>
      </w:r>
    </w:p>
    <w:p w14:paraId="15617BF5" w14:textId="77777777" w:rsidR="00536E10" w:rsidRDefault="007406EA" w:rsidP="009F0F94">
      <w:pPr>
        <w:pStyle w:val="bibitem"/>
        <w:spacing w:line="360" w:lineRule="auto"/>
        <w:jc w:val="both"/>
        <w:divId w:val="310252876"/>
      </w:pPr>
      <w:r>
        <w:rPr>
          <w:rStyle w:val="biblabel"/>
        </w:rPr>
        <w:lastRenderedPageBreak/>
        <w:t xml:space="preserve">[19] </w:t>
      </w:r>
      <w:r>
        <w:rPr>
          <w:rStyle w:val="bibsp"/>
        </w:rPr>
        <w:t>   </w:t>
      </w:r>
      <w:r>
        <w:t xml:space="preserve">D.L. Druckenbrod, M.E. Mann, D.W. Stahle, M.K. Cleaveland, M.D. Therrell, and H.H. Shugart. Late-eighteenth-century precipitation reconstructions from james madison’s montpelier plantation. </w:t>
      </w:r>
      <w:r>
        <w:rPr>
          <w:rStyle w:val="pplri9e-x-x-1091"/>
        </w:rPr>
        <w:t>Bulletin of the American Meteorological Society</w:t>
      </w:r>
      <w:r>
        <w:t xml:space="preserve">, 84(1):57–72, 2003. </w:t>
      </w:r>
    </w:p>
    <w:p w14:paraId="57DD144F" w14:textId="77777777" w:rsidR="00536E10" w:rsidRDefault="007406EA" w:rsidP="009F0F94">
      <w:pPr>
        <w:pStyle w:val="bibitem"/>
        <w:spacing w:line="360" w:lineRule="auto"/>
        <w:jc w:val="both"/>
        <w:divId w:val="310252876"/>
      </w:pPr>
      <w:r>
        <w:rPr>
          <w:rStyle w:val="biblabel"/>
        </w:rPr>
        <w:t xml:space="preserve">[20] </w:t>
      </w:r>
      <w:r>
        <w:rPr>
          <w:rStyle w:val="bibsp"/>
        </w:rPr>
        <w:t>   </w:t>
      </w:r>
      <w:r>
        <w:t xml:space="preserve">Y. Li. </w:t>
      </w:r>
      <w:r>
        <w:rPr>
          <w:rStyle w:val="pplri9e-x-x-1091"/>
        </w:rPr>
        <w:t>Dendroclimatic Analysis of Climate Oscillations for the Southeastern United States from</w:t>
      </w:r>
      <w:r>
        <w:t xml:space="preserve"> </w:t>
      </w:r>
      <w:r>
        <w:rPr>
          <w:rStyle w:val="pplri9e-x-x-1091"/>
        </w:rPr>
        <w:t>Tree-ring Network Data</w:t>
      </w:r>
      <w:r>
        <w:t xml:space="preserve">. PhD thesis, University of Tennessee, 2011. </w:t>
      </w:r>
    </w:p>
    <w:p w14:paraId="5760FE47" w14:textId="77777777" w:rsidR="00536E10" w:rsidRDefault="007406EA" w:rsidP="009F0F94">
      <w:pPr>
        <w:pStyle w:val="bibitem"/>
        <w:spacing w:line="360" w:lineRule="auto"/>
        <w:jc w:val="both"/>
        <w:divId w:val="310252876"/>
      </w:pPr>
      <w:r>
        <w:rPr>
          <w:rStyle w:val="biblabel"/>
        </w:rPr>
        <w:t xml:space="preserve">[21] </w:t>
      </w:r>
      <w:r>
        <w:rPr>
          <w:rStyle w:val="bibsp"/>
        </w:rPr>
        <w:t>   </w:t>
      </w:r>
      <w:r>
        <w:t xml:space="preserve">P.A. Robertson. Factors affecting tree growth on three lowland sites in southern illinois. </w:t>
      </w:r>
      <w:r>
        <w:rPr>
          <w:rStyle w:val="pplri9e-x-x-1091"/>
        </w:rPr>
        <w:t>American Midland Naturalist</w:t>
      </w:r>
      <w:r>
        <w:t xml:space="preserve">, pages 218–236, 1992. </w:t>
      </w:r>
    </w:p>
    <w:p w14:paraId="3F07D2FE" w14:textId="77777777" w:rsidR="00536E10" w:rsidRDefault="007406EA" w:rsidP="009F0F94">
      <w:pPr>
        <w:pStyle w:val="bibitem"/>
        <w:spacing w:line="360" w:lineRule="auto"/>
        <w:jc w:val="both"/>
        <w:divId w:val="310252876"/>
      </w:pPr>
      <w:r>
        <w:rPr>
          <w:rStyle w:val="biblabel"/>
        </w:rPr>
        <w:t xml:space="preserve">[22] </w:t>
      </w:r>
      <w:r>
        <w:rPr>
          <w:rStyle w:val="bibsp"/>
        </w:rPr>
        <w:t>   </w:t>
      </w:r>
      <w:r>
        <w:t xml:space="preserve">R. Zweifel, L. Zimmermann, F. Zeugin, and D.M. Newbery. Intra-annual radial growth and water relations of trees: implications towards a growth mechanism. </w:t>
      </w:r>
      <w:r>
        <w:rPr>
          <w:rStyle w:val="pplri9e-x-x-1091"/>
        </w:rPr>
        <w:t>Journal of</w:t>
      </w:r>
      <w:r>
        <w:t xml:space="preserve"> </w:t>
      </w:r>
      <w:r>
        <w:rPr>
          <w:rStyle w:val="pplri9e-x-x-1091"/>
        </w:rPr>
        <w:t>Experimental Botany</w:t>
      </w:r>
      <w:r>
        <w:t xml:space="preserve">, 57(6):1445–1459, 2006. </w:t>
      </w:r>
    </w:p>
    <w:p w14:paraId="2A363503" w14:textId="77777777" w:rsidR="00536E10" w:rsidRDefault="007406EA" w:rsidP="009F0F94">
      <w:pPr>
        <w:pStyle w:val="bibitem"/>
        <w:spacing w:line="360" w:lineRule="auto"/>
        <w:jc w:val="both"/>
        <w:divId w:val="310252876"/>
      </w:pPr>
      <w:r>
        <w:rPr>
          <w:rStyle w:val="biblabel"/>
        </w:rPr>
        <w:t xml:space="preserve">[23] </w:t>
      </w:r>
      <w:r>
        <w:rPr>
          <w:rStyle w:val="bibsp"/>
        </w:rPr>
        <w:t>   </w:t>
      </w:r>
      <w:r>
        <w:t xml:space="preserve">RE Dickson and PT Tomlinson. Oak growth, development and carbon metabolism in response to water stress. In </w:t>
      </w:r>
      <w:r>
        <w:rPr>
          <w:rStyle w:val="pplri9e-x-x-1091"/>
        </w:rPr>
        <w:t>Annales des Sciences Forestières</w:t>
      </w:r>
      <w:r>
        <w:t xml:space="preserve">, volume 53, pages 181–196, 1996. </w:t>
      </w:r>
    </w:p>
    <w:sectPr w:rsidR="00536E10">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7" w:author="Author" w:initials="A">
    <w:p w14:paraId="38E377A2" w14:textId="3BB314A0" w:rsidR="005864D1" w:rsidRDefault="005864D1">
      <w:pPr>
        <w:pStyle w:val="CommentText"/>
      </w:pPr>
      <w:r>
        <w:rPr>
          <w:rStyle w:val="CommentReference"/>
        </w:rPr>
        <w:annotationRef/>
      </w:r>
      <w:r>
        <w:t>You probably want to use a more recent reference here than 1995! Why not just ref. 4 from 2007?</w:t>
      </w:r>
    </w:p>
  </w:comment>
  <w:comment w:id="32" w:author="Author" w:initials="A">
    <w:p w14:paraId="43E94200" w14:textId="0508AD0D" w:rsidR="005864D1" w:rsidRDefault="005864D1">
      <w:pPr>
        <w:pStyle w:val="CommentText"/>
      </w:pPr>
      <w:r>
        <w:rPr>
          <w:rStyle w:val="CommentReference"/>
        </w:rPr>
        <w:annotationRef/>
      </w:r>
      <w:r>
        <w:t>And the other two thirds?</w:t>
      </w:r>
    </w:p>
  </w:comment>
  <w:comment w:id="70" w:author="Author" w:initials="A">
    <w:p w14:paraId="19338E20" w14:textId="1BBC3405" w:rsidR="005864D1" w:rsidRDefault="005864D1">
      <w:pPr>
        <w:pStyle w:val="CommentText"/>
      </w:pPr>
      <w:r>
        <w:rPr>
          <w:rStyle w:val="CommentReference"/>
        </w:rPr>
        <w:annotationRef/>
      </w:r>
      <w:r>
        <w:t>I would eliminate these sentences and  figure (it is tricky publishing someone else’s figure in a peer-reviewed publication), also, not so relevant here.</w:t>
      </w:r>
    </w:p>
  </w:comment>
  <w:comment w:id="75" w:author="Author" w:initials="A">
    <w:p w14:paraId="67127B42" w14:textId="77777777" w:rsidR="005864D1" w:rsidRDefault="005864D1">
      <w:pPr>
        <w:pStyle w:val="CommentText"/>
      </w:pPr>
      <w:r>
        <w:rPr>
          <w:rStyle w:val="CommentReference"/>
        </w:rPr>
        <w:annotationRef/>
      </w:r>
      <w:r>
        <w:t>I think there are two issues that you need to address here why climate recons from southeastern forests might not be possible:</w:t>
      </w:r>
    </w:p>
    <w:p w14:paraId="2BA8AA43" w14:textId="77777777" w:rsidR="005864D1" w:rsidRDefault="005864D1">
      <w:pPr>
        <w:pStyle w:val="CommentText"/>
      </w:pPr>
      <w:r>
        <w:t>-dense forests (as you address here)</w:t>
      </w:r>
    </w:p>
    <w:p w14:paraId="76F05523" w14:textId="77777777" w:rsidR="005864D1" w:rsidRDefault="005864D1">
      <w:pPr>
        <w:pStyle w:val="CommentText"/>
      </w:pPr>
      <w:r>
        <w:t>- precip is not a limiting factor for tree growth.  You do not address this here yet.</w:t>
      </w:r>
    </w:p>
    <w:p w14:paraId="23FE84AD" w14:textId="77777777" w:rsidR="005864D1" w:rsidRDefault="005864D1">
      <w:pPr>
        <w:pStyle w:val="CommentText"/>
      </w:pPr>
      <w:r>
        <w:t>It would also be good to discuss how successful climate reconstructions for the SE have delt with these problems or why they were possible (not just mention the recons, but discuss them a little).  And why we think our data set will be useful for recon.</w:t>
      </w:r>
    </w:p>
    <w:p w14:paraId="1E245BCA" w14:textId="5E66B511" w:rsidR="005864D1" w:rsidRDefault="005864D1">
      <w:pPr>
        <w:pStyle w:val="CommentText"/>
      </w:pPr>
      <w:r>
        <w:t>Also, you porbably want to mention that by combining tree-ring series from different sites, we can reduce site-level noise and increase the climate signal (+ref).</w:t>
      </w:r>
    </w:p>
  </w:comment>
  <w:comment w:id="82" w:author="Author" w:initials="A">
    <w:p w14:paraId="4235A35E" w14:textId="1270E560" w:rsidR="005864D1" w:rsidRDefault="005864D1">
      <w:pPr>
        <w:pStyle w:val="CommentText"/>
      </w:pPr>
      <w:r>
        <w:rPr>
          <w:rStyle w:val="CommentReference"/>
        </w:rPr>
        <w:annotationRef/>
      </w:r>
      <w:r>
        <w:t>We need better objectives.  If we had not met the objectives you list here, we would not have a pulbication.  So the objectives of this publication are quite different and should focus on the actual climate reconstruction (results) rather than on the methods getting to this reconstruction.</w:t>
      </w:r>
    </w:p>
  </w:comment>
  <w:comment w:id="85" w:author="Author" w:initials="A">
    <w:p w14:paraId="2805F32C" w14:textId="7281393A" w:rsidR="005864D1" w:rsidRDefault="005864D1">
      <w:pPr>
        <w:pStyle w:val="CommentText"/>
      </w:pPr>
      <w:r>
        <w:rPr>
          <w:rStyle w:val="CommentReference"/>
        </w:rPr>
        <w:annotationRef/>
      </w:r>
      <w:r>
        <w:t>Use metric system in publications</w:t>
      </w:r>
    </w:p>
  </w:comment>
  <w:comment w:id="126" w:author="Author" w:initials="A">
    <w:p w14:paraId="3CA9FC7C" w14:textId="2DFF97E2" w:rsidR="005864D1" w:rsidRDefault="005864D1">
      <w:pPr>
        <w:pStyle w:val="CommentText"/>
      </w:pPr>
      <w:r>
        <w:rPr>
          <w:rStyle w:val="CommentReference"/>
        </w:rPr>
        <w:annotationRef/>
      </w:r>
      <w:r>
        <w:t>This needs to be described better: rcross-dating, measurement, COECHA. Look how it has been described in similar publications.</w:t>
      </w:r>
    </w:p>
  </w:comment>
  <w:comment w:id="135" w:author="Author" w:initials="A">
    <w:p w14:paraId="6AB27D66" w14:textId="555A6C1F" w:rsidR="005864D1" w:rsidRDefault="005864D1">
      <w:pPr>
        <w:pStyle w:val="CommentText"/>
      </w:pPr>
      <w:r>
        <w:rPr>
          <w:rStyle w:val="CommentReference"/>
        </w:rPr>
        <w:annotationRef/>
      </w:r>
      <w:r>
        <w:t>? 36 trees, 2 cores per tree is 72 series, how come we now have 76?</w:t>
      </w:r>
    </w:p>
  </w:comment>
  <w:comment w:id="181" w:author="Author" w:initials="A">
    <w:p w14:paraId="5F63C8F3" w14:textId="21AF744B" w:rsidR="005864D1" w:rsidRDefault="005864D1">
      <w:pPr>
        <w:pStyle w:val="CommentText"/>
      </w:pPr>
      <w:r>
        <w:rPr>
          <w:rStyle w:val="CommentReference"/>
        </w:rPr>
        <w:annotationRef/>
      </w:r>
      <w:r>
        <w:t>You should mention if all chronologies were detrended in the same way?</w:t>
      </w:r>
    </w:p>
  </w:comment>
  <w:comment w:id="171" w:author="Author" w:initials="A">
    <w:p w14:paraId="1456EFAD" w14:textId="425AB588" w:rsidR="005864D1" w:rsidRDefault="005864D1">
      <w:pPr>
        <w:pStyle w:val="CommentText"/>
      </w:pPr>
      <w:r>
        <w:rPr>
          <w:rStyle w:val="CommentReference"/>
        </w:rPr>
        <w:annotationRef/>
      </w:r>
      <w:r>
        <w:t>This likely needs further explanation (PCA, table with crhons. Etc.) so I would move this to a separate heading</w:t>
      </w:r>
    </w:p>
  </w:comment>
  <w:comment w:id="227" w:author="Author" w:initials="A">
    <w:p w14:paraId="4E1CEB96" w14:textId="2766A009" w:rsidR="005864D1" w:rsidRDefault="005864D1">
      <w:pPr>
        <w:pStyle w:val="CommentText"/>
      </w:pPr>
      <w:ins w:id="228" w:author="Author">
        <w:r>
          <w:rPr>
            <w:rStyle w:val="CommentReference"/>
          </w:rPr>
          <w:annotationRef/>
        </w:r>
      </w:ins>
      <w:r>
        <w:t>Is this correct?</w:t>
      </w:r>
    </w:p>
  </w:comment>
  <w:comment w:id="245" w:author="Author" w:initials="A">
    <w:p w14:paraId="2C7219D7" w14:textId="60EE4C80" w:rsidR="005864D1" w:rsidRDefault="005864D1">
      <w:pPr>
        <w:pStyle w:val="CommentText"/>
      </w:pPr>
      <w:r>
        <w:rPr>
          <w:rStyle w:val="CommentReference"/>
        </w:rPr>
        <w:annotationRef/>
      </w:r>
      <w:r>
        <w:t>? not sure what you mean here, regions with highter elevation? also, 2.5 degree is lower (not higher) resolution than 0.5 degree.  You also need to specify what yo mean by 'this information was used to GUIDE the comparison", this is unclear</w:t>
      </w:r>
    </w:p>
  </w:comment>
  <w:comment w:id="248" w:author="Author" w:initials="A">
    <w:p w14:paraId="5247F696" w14:textId="7905F59B" w:rsidR="005864D1" w:rsidRDefault="005864D1">
      <w:pPr>
        <w:pStyle w:val="CommentText"/>
      </w:pPr>
      <w:r>
        <w:rPr>
          <w:rStyle w:val="CommentReference"/>
        </w:rPr>
        <w:annotationRef/>
      </w:r>
      <w:r>
        <w:t>this section should come before the climate data section, that will make things clearer</w:t>
      </w:r>
    </w:p>
  </w:comment>
  <w:comment w:id="269" w:author="Author" w:initials="A">
    <w:p w14:paraId="08886C8D" w14:textId="606D8E49" w:rsidR="005864D1" w:rsidRDefault="005864D1">
      <w:pPr>
        <w:pStyle w:val="CommentText"/>
      </w:pPr>
      <w:r>
        <w:rPr>
          <w:rStyle w:val="CommentReference"/>
        </w:rPr>
        <w:annotationRef/>
      </w:r>
      <w:r>
        <w:t>this is unclear, what do you mean by spatial and temporal variation between trees?</w:t>
      </w:r>
    </w:p>
  </w:comment>
  <w:comment w:id="268" w:author="Author" w:initials="A">
    <w:p w14:paraId="15353D25" w14:textId="7A933AEA" w:rsidR="005864D1" w:rsidRDefault="005864D1">
      <w:pPr>
        <w:pStyle w:val="CommentText"/>
      </w:pPr>
      <w:r>
        <w:rPr>
          <w:rStyle w:val="CommentReference"/>
        </w:rPr>
        <w:annotationRef/>
      </w:r>
      <w:r>
        <w:t>Move this paragraph to introduction and integrate it with what is written there already</w:t>
      </w:r>
    </w:p>
  </w:comment>
  <w:comment w:id="279" w:author="Author" w:initials="A">
    <w:p w14:paraId="6041041B" w14:textId="4B21B1FE" w:rsidR="005864D1" w:rsidRDefault="005864D1">
      <w:pPr>
        <w:pStyle w:val="CommentText"/>
      </w:pPr>
      <w:ins w:id="280" w:author="Author">
        <w:r>
          <w:rPr>
            <w:rStyle w:val="CommentReference"/>
          </w:rPr>
          <w:annotationRef/>
        </w:r>
      </w:ins>
      <w:r>
        <w:t>Include a table with locations, time-series length, number of contributing series, and reference for each chronology</w:t>
      </w:r>
    </w:p>
  </w:comment>
  <w:comment w:id="283" w:author="Author" w:initials="A">
    <w:p w14:paraId="461F413B" w14:textId="41BE761B" w:rsidR="005864D1" w:rsidRDefault="005864D1">
      <w:pPr>
        <w:pStyle w:val="CommentText"/>
      </w:pPr>
      <w:r>
        <w:rPr>
          <w:rStyle w:val="CommentReference"/>
        </w:rPr>
        <w:annotationRef/>
      </w:r>
      <w:r>
        <w:t>Careful, in the results section you write 1841 instead o 1845</w:t>
      </w:r>
    </w:p>
  </w:comment>
  <w:comment w:id="288" w:author="Author" w:initials="A">
    <w:p w14:paraId="2F3AB471" w14:textId="0588A6FB" w:rsidR="005864D1" w:rsidRDefault="005864D1">
      <w:pPr>
        <w:pStyle w:val="CommentText"/>
      </w:pPr>
      <w:r>
        <w:rPr>
          <w:rStyle w:val="CommentReference"/>
        </w:rPr>
        <w:annotationRef/>
      </w:r>
      <w:r>
        <w:t>You can mention this in the discussion</w:t>
      </w:r>
    </w:p>
  </w:comment>
  <w:comment w:id="293" w:author="Author" w:initials="A">
    <w:p w14:paraId="35C550B5" w14:textId="1493DE11" w:rsidR="005864D1" w:rsidRDefault="005864D1">
      <w:pPr>
        <w:pStyle w:val="CommentText"/>
      </w:pPr>
      <w:r>
        <w:rPr>
          <w:rStyle w:val="CommentReference"/>
        </w:rPr>
        <w:annotationRef/>
      </w:r>
      <w:r>
        <w:t>I don’t think we used Bayesian lin regression?</w:t>
      </w:r>
    </w:p>
  </w:comment>
  <w:comment w:id="294" w:author="Author" w:initials="A">
    <w:p w14:paraId="5C627B55" w14:textId="4500B6E6" w:rsidR="005864D1" w:rsidRDefault="005864D1">
      <w:pPr>
        <w:pStyle w:val="CommentText"/>
      </w:pPr>
      <w:r>
        <w:rPr>
          <w:rStyle w:val="CommentReference"/>
        </w:rPr>
        <w:annotationRef/>
      </w:r>
      <w:r>
        <w:t>This is true, but too general information for this paper, I suggest you delete</w:t>
      </w:r>
    </w:p>
  </w:comment>
  <w:comment w:id="302" w:author="Author" w:initials="A">
    <w:p w14:paraId="01F12854" w14:textId="1AEEBB51" w:rsidR="005864D1" w:rsidRDefault="005864D1">
      <w:pPr>
        <w:pStyle w:val="CommentText"/>
      </w:pPr>
      <w:r>
        <w:rPr>
          <w:rStyle w:val="CommentReference"/>
        </w:rPr>
        <w:annotationRef/>
      </w:r>
      <w:r>
        <w:t>I am not entirely sure what all this is? What are the quantiles for? And the credible intervals? Is this for uncertainty calculation? This needs to be better clarified</w:t>
      </w:r>
    </w:p>
  </w:comment>
  <w:comment w:id="307" w:author="Author" w:initials="A">
    <w:p w14:paraId="440D99F5" w14:textId="415A4C28" w:rsidR="005864D1" w:rsidRDefault="005864D1">
      <w:pPr>
        <w:pStyle w:val="CommentText"/>
      </w:pPr>
      <w:r>
        <w:rPr>
          <w:rStyle w:val="CommentReference"/>
        </w:rPr>
        <w:annotationRef/>
      </w:r>
      <w:r>
        <w:t>Again, this is too general for a research paper. It is correct, but it suffices if you write the references in your paper for these standard techniques.  If people want to know the details, they can go look at those references.</w:t>
      </w:r>
    </w:p>
  </w:comment>
  <w:comment w:id="322" w:author="Author" w:initials="A">
    <w:p w14:paraId="72A7C3B3" w14:textId="3E66487B" w:rsidR="005864D1" w:rsidRDefault="005864D1">
      <w:pPr>
        <w:pStyle w:val="CommentText"/>
      </w:pPr>
      <w:r>
        <w:rPr>
          <w:rStyle w:val="CommentReference"/>
        </w:rPr>
        <w:annotationRef/>
      </w:r>
      <w:r>
        <w:t>I highly recommend that you combine figs. 5, 6, 7 in one figure with three panels</w:t>
      </w:r>
    </w:p>
  </w:comment>
  <w:comment w:id="325" w:author="Author" w:initials="A">
    <w:p w14:paraId="3021005F" w14:textId="50AA5203" w:rsidR="005864D1" w:rsidRDefault="005864D1">
      <w:pPr>
        <w:pStyle w:val="CommentText"/>
      </w:pPr>
      <w:r>
        <w:rPr>
          <w:rStyle w:val="CommentReference"/>
        </w:rPr>
        <w:annotationRef/>
      </w:r>
      <w:r>
        <w:t>I don’t think this is useful information per se, I would delete it</w:t>
      </w:r>
    </w:p>
  </w:comment>
  <w:comment w:id="329" w:author="Author" w:initials="A">
    <w:p w14:paraId="55160037" w14:textId="56C46C15" w:rsidR="005864D1" w:rsidRDefault="005864D1">
      <w:pPr>
        <w:pStyle w:val="CommentText"/>
      </w:pPr>
      <w:ins w:id="330" w:author="Author">
        <w:r>
          <w:rPr>
            <w:rStyle w:val="CommentReference"/>
          </w:rPr>
          <w:annotationRef/>
        </w:r>
      </w:ins>
      <w:r>
        <w:t>It i</w:t>
      </w:r>
    </w:p>
  </w:comment>
  <w:comment w:id="326" w:author="Author" w:initials="A">
    <w:p w14:paraId="49153D8A" w14:textId="3EB702DE" w:rsidR="005864D1" w:rsidRDefault="005864D1">
      <w:pPr>
        <w:pStyle w:val="CommentText"/>
      </w:pPr>
      <w:r>
        <w:rPr>
          <w:rStyle w:val="CommentReference"/>
        </w:rPr>
        <w:annotationRef/>
      </w:r>
      <w:r>
        <w:t>Delete, only discuss significant correlations.  Suffices to write: no sign correlations with temperature were found</w:t>
      </w:r>
    </w:p>
  </w:comment>
  <w:comment w:id="334" w:author="Author" w:initials="A">
    <w:p w14:paraId="39FA0A4E" w14:textId="38A52CEB" w:rsidR="005864D1" w:rsidRDefault="005864D1">
      <w:pPr>
        <w:pStyle w:val="CommentText"/>
      </w:pPr>
      <w:ins w:id="335" w:author="Author">
        <w:r>
          <w:rPr>
            <w:rStyle w:val="CommentReference"/>
          </w:rPr>
          <w:annotationRef/>
        </w:r>
      </w:ins>
      <w:r>
        <w:t>You did not average precipitation over May and June, but summed it (please also change this in Fig. 5)</w:t>
      </w:r>
    </w:p>
  </w:comment>
  <w:comment w:id="375" w:author="Author" w:initials="A">
    <w:p w14:paraId="3E8449DC" w14:textId="4500261B" w:rsidR="005864D1" w:rsidRDefault="005864D1">
      <w:pPr>
        <w:pStyle w:val="CommentText"/>
      </w:pPr>
      <w:r>
        <w:rPr>
          <w:rStyle w:val="CommentReference"/>
        </w:rPr>
        <w:annotationRef/>
      </w:r>
      <w:r>
        <w:t>This belongs to methods and ITRDB needs to be writtenin full and add the weblink</w:t>
      </w:r>
    </w:p>
  </w:comment>
  <w:comment w:id="378" w:author="Author" w:initials="A">
    <w:p w14:paraId="6EF6EF2A" w14:textId="505FAEC1" w:rsidR="005864D1" w:rsidRDefault="005864D1">
      <w:pPr>
        <w:pStyle w:val="CommentText"/>
      </w:pPr>
      <w:r>
        <w:rPr>
          <w:rStyle w:val="CommentReference"/>
        </w:rPr>
        <w:annotationRef/>
      </w:r>
      <w:r>
        <w:t>Of the 8 contributing chronologies? Or of the resulting series? This is not clear.  Also, these parameters should be provided for the sBM chronology at the start of the results section!</w:t>
      </w:r>
    </w:p>
  </w:comment>
  <w:comment w:id="379" w:author="Author" w:initials="A">
    <w:p w14:paraId="01C00FF6" w14:textId="63BAE11E" w:rsidR="005864D1" w:rsidRDefault="005864D1">
      <w:pPr>
        <w:pStyle w:val="CommentText"/>
      </w:pPr>
      <w:r>
        <w:rPr>
          <w:rStyle w:val="CommentReference"/>
        </w:rPr>
        <w:annotationRef/>
      </w:r>
      <w:r>
        <w:t>But you don’t mention what your requirements are?</w:t>
      </w:r>
    </w:p>
  </w:comment>
  <w:comment w:id="380" w:author="Author" w:initials="A">
    <w:p w14:paraId="2D572C0B" w14:textId="15BCE071" w:rsidR="005864D1" w:rsidRDefault="005864D1">
      <w:pPr>
        <w:pStyle w:val="CommentText"/>
      </w:pPr>
      <w:r>
        <w:rPr>
          <w:rStyle w:val="CommentReference"/>
        </w:rPr>
        <w:annotationRef/>
      </w:r>
      <w:r>
        <w:t>Is this summer PDSI and summer precip? Or which climate variables are we talking about?</w:t>
      </w:r>
    </w:p>
  </w:comment>
  <w:comment w:id="383" w:author="Author" w:initials="A">
    <w:p w14:paraId="09FB0BF9" w14:textId="7F17A0C2" w:rsidR="005864D1" w:rsidRDefault="005864D1">
      <w:pPr>
        <w:pStyle w:val="CommentText"/>
      </w:pPr>
      <w:r>
        <w:rPr>
          <w:rStyle w:val="CommentReference"/>
        </w:rPr>
        <w:annotationRef/>
      </w:r>
      <w:r>
        <w:t>You should explain why we chose this time period.  Is this the time period also covered by BM? You do not mention that anywhere</w:t>
      </w:r>
    </w:p>
  </w:comment>
  <w:comment w:id="401" w:author="Author" w:initials="A">
    <w:p w14:paraId="4DA1D6D5" w14:textId="5F43E7FB" w:rsidR="005864D1" w:rsidRDefault="005864D1">
      <w:pPr>
        <w:pStyle w:val="CommentText"/>
      </w:pPr>
      <w:r>
        <w:rPr>
          <w:rStyle w:val="CommentReference"/>
        </w:rPr>
        <w:annotationRef/>
      </w:r>
      <w:r>
        <w:t>The % variance explained in this plot differ also from what you write in the text</w:t>
      </w:r>
    </w:p>
  </w:comment>
  <w:comment w:id="404" w:author="Author" w:initials="A">
    <w:p w14:paraId="65D5AEB3" w14:textId="464C63D8" w:rsidR="005864D1" w:rsidRDefault="005864D1">
      <w:pPr>
        <w:pStyle w:val="CommentText"/>
      </w:pPr>
      <w:r>
        <w:rPr>
          <w:rStyle w:val="CommentReference"/>
        </w:rPr>
        <w:annotationRef/>
      </w:r>
      <w:r>
        <w:t>Fig 3 only shows 4 chronologies, not 5 and BM is labeled BRM</w:t>
      </w:r>
    </w:p>
  </w:comment>
  <w:comment w:id="419" w:author="Author" w:initials="A">
    <w:p w14:paraId="4D461D7B" w14:textId="7BD26314" w:rsidR="005864D1" w:rsidRDefault="005864D1">
      <w:pPr>
        <w:pStyle w:val="CommentText"/>
      </w:pPr>
      <w:r>
        <w:rPr>
          <w:rStyle w:val="CommentReference"/>
        </w:rPr>
        <w:annotationRef/>
      </w:r>
      <w:r>
        <w:t>This needs to be explained in more detail!</w:t>
      </w:r>
    </w:p>
  </w:comment>
  <w:comment w:id="431" w:author="Author" w:initials="A">
    <w:p w14:paraId="1C83FEAA" w14:textId="35DA2CC5" w:rsidR="005864D1" w:rsidRDefault="005864D1">
      <w:pPr>
        <w:pStyle w:val="CommentText"/>
      </w:pPr>
      <w:r>
        <w:rPr>
          <w:rStyle w:val="CommentReference"/>
        </w:rPr>
        <w:annotationRef/>
      </w:r>
      <w:r>
        <w:t>This belongs to methods section</w:t>
      </w:r>
    </w:p>
  </w:comment>
  <w:comment w:id="491" w:author="Author" w:initials="A">
    <w:p w14:paraId="2F195DEB" w14:textId="0D074BA1" w:rsidR="005864D1" w:rsidRDefault="005864D1">
      <w:pPr>
        <w:pStyle w:val="CommentText"/>
      </w:pPr>
      <w:r>
        <w:rPr>
          <w:rStyle w:val="CommentReference"/>
        </w:rPr>
        <w:annotationRef/>
      </w:r>
      <w:r>
        <w:t>I still have no idea what you’re talking about, but maybe that’s just me.</w:t>
      </w:r>
    </w:p>
  </w:comment>
  <w:comment w:id="499" w:author="Author" w:initials="A">
    <w:p w14:paraId="674A63E5" w14:textId="6322EB3A" w:rsidR="005864D1" w:rsidRDefault="005864D1">
      <w:pPr>
        <w:pStyle w:val="CommentText"/>
      </w:pPr>
      <w:r>
        <w:rPr>
          <w:rStyle w:val="CommentReference"/>
        </w:rPr>
        <w:annotationRef/>
      </w:r>
      <w:r>
        <w:t>This deserves a little more explanation!</w:t>
      </w:r>
    </w:p>
  </w:comment>
  <w:comment w:id="496" w:author="Author" w:initials="A">
    <w:p w14:paraId="05166B29" w14:textId="4DD7C61B" w:rsidR="005864D1" w:rsidRDefault="005864D1">
      <w:pPr>
        <w:pStyle w:val="CommentText"/>
      </w:pPr>
      <w:r>
        <w:rPr>
          <w:rStyle w:val="CommentReference"/>
        </w:rPr>
        <w:annotationRef/>
      </w:r>
      <w:r>
        <w:t>This is different from what you mention in the caption of Fig. 13! It would be good to re-run the spectral analysis in the KNMI explorer and maybe bin your frequencies (average each 2, this is a straightforward option in the Climate explorer).  This would eliminate all of the peaks that are very close to each other (10.5, 11.6, 12.2)</w:t>
      </w:r>
    </w:p>
  </w:comment>
  <w:comment w:id="495" w:author="Author" w:initials="A">
    <w:p w14:paraId="66D0364C" w14:textId="766C0447" w:rsidR="005864D1" w:rsidRDefault="005864D1">
      <w:pPr>
        <w:pStyle w:val="CommentText"/>
      </w:pPr>
      <w:r>
        <w:rPr>
          <w:rStyle w:val="CommentReference"/>
        </w:rPr>
        <w:annotationRef/>
      </w:r>
      <w:r>
        <w:t>You do not explain spectral analysis or periodograms in your methods section</w:t>
      </w:r>
    </w:p>
  </w:comment>
  <w:comment w:id="500" w:author="Author" w:initials="A">
    <w:p w14:paraId="22807FD9" w14:textId="42CF2E42" w:rsidR="005864D1" w:rsidRDefault="005864D1">
      <w:pPr>
        <w:pStyle w:val="CommentText"/>
      </w:pPr>
      <w:r>
        <w:rPr>
          <w:rStyle w:val="CommentReference"/>
        </w:rPr>
        <w:annotationRef/>
      </w:r>
      <w:r>
        <w:t>Ideally, we would show a graph showing the comparison of all of these reconstructions (above, not on top of each other) at interannual as wel as lower-frequency schales.  How many of these reconstructions are publicly available? can you contact the authors to explain what we are doing and if they are willing to share their data (if they are not publicly available0? that is the right way to go about this.</w:t>
      </w:r>
    </w:p>
  </w:comment>
  <w:comment w:id="555" w:author="Author" w:initials="A">
    <w:p w14:paraId="39DC4811" w14:textId="07235799" w:rsidR="005864D1" w:rsidRDefault="005864D1">
      <w:pPr>
        <w:pStyle w:val="CommentText"/>
      </w:pPr>
      <w:r>
        <w:rPr>
          <w:rStyle w:val="CommentReference"/>
        </w:rPr>
        <w:annotationRef/>
      </w:r>
      <w:r>
        <w:t>Avoid the word ‘correlated’ in the discussion</w:t>
      </w:r>
    </w:p>
  </w:comment>
  <w:comment w:id="559" w:author="Author" w:initials="A">
    <w:p w14:paraId="27D7E6F2" w14:textId="3DB10769" w:rsidR="005864D1" w:rsidRDefault="005864D1">
      <w:pPr>
        <w:pStyle w:val="CommentText"/>
      </w:pPr>
      <w:r>
        <w:rPr>
          <w:rStyle w:val="CommentReference"/>
        </w:rPr>
        <w:annotationRef/>
      </w:r>
      <w:r>
        <w:t>This is a bold statement and not necessarily correct: these statistics are for the PcA time series, not for BM</w:t>
      </w:r>
    </w:p>
  </w:comment>
  <w:comment w:id="561" w:author="Author" w:initials="A">
    <w:p w14:paraId="366B7172" w14:textId="6127F520" w:rsidR="005864D1" w:rsidRDefault="005864D1">
      <w:pPr>
        <w:pStyle w:val="CommentText"/>
      </w:pPr>
      <w:r>
        <w:rPr>
          <w:rStyle w:val="CommentReference"/>
        </w:rPr>
        <w:annotationRef/>
      </w:r>
      <w:r>
        <w:t>This is a result, not discussion</w:t>
      </w:r>
    </w:p>
  </w:comment>
  <w:comment w:id="595" w:author="Author" w:initials="A">
    <w:p w14:paraId="732315AC" w14:textId="64968356" w:rsidR="005864D1" w:rsidRDefault="005864D1">
      <w:pPr>
        <w:pStyle w:val="CommentText"/>
      </w:pPr>
      <w:r>
        <w:rPr>
          <w:rStyle w:val="CommentReference"/>
        </w:rPr>
        <w:annotationRef/>
      </w:r>
      <w:r>
        <w:t>This is very vague, what do you mean by that?</w:t>
      </w:r>
    </w:p>
  </w:comment>
  <w:comment w:id="591" w:author="Author" w:initials="A">
    <w:p w14:paraId="6547C836" w14:textId="0B8EF4BD" w:rsidR="005864D1" w:rsidRDefault="005864D1">
      <w:pPr>
        <w:pStyle w:val="CommentText"/>
      </w:pPr>
      <w:r>
        <w:rPr>
          <w:rStyle w:val="CommentReference"/>
        </w:rPr>
        <w:annotationRef/>
      </w:r>
      <w:r>
        <w:t>Again, this is results rather than discussion</w:t>
      </w:r>
    </w:p>
  </w:comment>
  <w:comment w:id="598" w:author="Author" w:initials="A">
    <w:p w14:paraId="7D39768B" w14:textId="7ECD11D0" w:rsidR="005864D1" w:rsidRDefault="005864D1">
      <w:pPr>
        <w:pStyle w:val="CommentText"/>
      </w:pPr>
      <w:r>
        <w:rPr>
          <w:rStyle w:val="CommentReference"/>
        </w:rPr>
        <w:annotationRef/>
      </w:r>
      <w:r>
        <w:t>Avoid correlations, significant in discussion, that wording is for results section only</w:t>
      </w:r>
    </w:p>
  </w:comment>
  <w:comment w:id="615" w:author="Author" w:initials="A">
    <w:p w14:paraId="7FE5ECB2" w14:textId="0050A80F" w:rsidR="005864D1" w:rsidRDefault="005864D1">
      <w:pPr>
        <w:pStyle w:val="CommentText"/>
      </w:pPr>
      <w:r>
        <w:rPr>
          <w:rStyle w:val="CommentReference"/>
        </w:rPr>
        <w:annotationRef/>
      </w:r>
      <w:r>
        <w:t>You should probably restrict this to the period with EPS&gt;0.85 or mention both periods</w:t>
      </w:r>
    </w:p>
  </w:comment>
  <w:comment w:id="616" w:author="Author" w:initials="A">
    <w:p w14:paraId="735E99D8" w14:textId="59DDC7DD" w:rsidR="005864D1" w:rsidRDefault="005864D1">
      <w:pPr>
        <w:pStyle w:val="CommentText"/>
      </w:pPr>
      <w:r>
        <w:rPr>
          <w:rStyle w:val="CommentReference"/>
        </w:rPr>
        <w:annotationRef/>
      </w:r>
      <w:r>
        <w:t>Be specific about the calibration time periods</w:t>
      </w:r>
    </w:p>
  </w:comment>
  <w:comment w:id="621" w:author="Author" w:initials="A">
    <w:p w14:paraId="6C0E4D93" w14:textId="0855C664" w:rsidR="005864D1" w:rsidRDefault="005864D1">
      <w:pPr>
        <w:pStyle w:val="CommentText"/>
      </w:pPr>
      <w:r>
        <w:rPr>
          <w:rStyle w:val="CommentReference"/>
        </w:rPr>
        <w:annotationRef/>
      </w:r>
      <w:r>
        <w:t>I don’t think we need GLK here, that’s mostly used for cross-dating, not for climate-growth relationships</w:t>
      </w:r>
    </w:p>
  </w:comment>
  <w:comment w:id="625" w:author="Author" w:initials="A">
    <w:p w14:paraId="791B59CB" w14:textId="16F91F34" w:rsidR="005864D1" w:rsidRDefault="005864D1">
      <w:pPr>
        <w:pStyle w:val="CommentText"/>
      </w:pPr>
      <w:r>
        <w:rPr>
          <w:rStyle w:val="CommentReference"/>
        </w:rPr>
        <w:annotationRef/>
      </w:r>
      <w:r>
        <w:t>DELETE</w:t>
      </w:r>
    </w:p>
  </w:comment>
  <w:comment w:id="626" w:author="Author" w:initials="A">
    <w:p w14:paraId="14F90B16" w14:textId="7D188087" w:rsidR="005864D1" w:rsidRDefault="005864D1">
      <w:pPr>
        <w:pStyle w:val="CommentText"/>
      </w:pPr>
      <w:ins w:id="628" w:author="Author">
        <w:r>
          <w:rPr>
            <w:rStyle w:val="CommentReference"/>
          </w:rPr>
          <w:annotationRef/>
        </w:r>
      </w:ins>
      <w:r>
        <w:t>Black and white, please</w:t>
      </w:r>
    </w:p>
  </w:comment>
  <w:comment w:id="630" w:author="Author" w:initials="A">
    <w:p w14:paraId="33931277" w14:textId="42E15752" w:rsidR="005864D1" w:rsidRDefault="005864D1">
      <w:pPr>
        <w:pStyle w:val="CommentText"/>
      </w:pPr>
      <w:ins w:id="632" w:author="Author">
        <w:r>
          <w:rPr>
            <w:rStyle w:val="CommentReference"/>
          </w:rPr>
          <w:annotationRef/>
        </w:r>
      </w:ins>
      <w:r>
        <w:t>Black and white please</w:t>
      </w:r>
    </w:p>
  </w:comment>
  <w:comment w:id="634" w:author="Author" w:initials="A">
    <w:p w14:paraId="76B262E4" w14:textId="3218894C" w:rsidR="005864D1" w:rsidRDefault="005864D1">
      <w:pPr>
        <w:pStyle w:val="CommentText"/>
      </w:pPr>
      <w:ins w:id="636" w:author="Author">
        <w:r>
          <w:rPr>
            <w:rStyle w:val="CommentReference"/>
          </w:rPr>
          <w:annotationRef/>
        </w:r>
      </w:ins>
      <w:r>
        <w:t>Black and white, please, if the data points are labeled, there is no need for them to have different colours</w:t>
      </w:r>
    </w:p>
  </w:comment>
  <w:comment w:id="638" w:author="Author" w:initials="A">
    <w:p w14:paraId="0D6F74A8" w14:textId="7A966F4E" w:rsidR="005864D1" w:rsidRDefault="005864D1">
      <w:pPr>
        <w:pStyle w:val="CommentText"/>
      </w:pPr>
      <w:r>
        <w:rPr>
          <w:rStyle w:val="CommentReference"/>
        </w:rPr>
        <w:annotationRef/>
      </w:r>
      <w:r>
        <w:t>Please look at similar figures in other publications and write a more appropriate figure caption based on them</w:t>
      </w:r>
    </w:p>
  </w:comment>
  <w:comment w:id="639" w:author="Author" w:initials="A">
    <w:p w14:paraId="1B36E19B" w14:textId="07FD0DCA" w:rsidR="005864D1" w:rsidRDefault="005864D1">
      <w:pPr>
        <w:pStyle w:val="CommentText"/>
      </w:pPr>
      <w:r>
        <w:rPr>
          <w:rStyle w:val="CommentReference"/>
        </w:rPr>
        <w:annotationRef/>
      </w:r>
      <w:r>
        <w:t>No title above the figure</w:t>
      </w:r>
    </w:p>
  </w:comment>
  <w:comment w:id="640" w:author="Author" w:initials="A">
    <w:p w14:paraId="48735744" w14:textId="3C0971E3" w:rsidR="005864D1" w:rsidRDefault="005864D1">
      <w:pPr>
        <w:pStyle w:val="CommentText"/>
      </w:pPr>
      <w:r>
        <w:rPr>
          <w:rStyle w:val="CommentReference"/>
        </w:rPr>
        <w:annotationRef/>
      </w:r>
      <w:r>
        <w:t>It is necessary to show the 95% (99%) significance level as a horizontal line on these graphs</w:t>
      </w:r>
    </w:p>
  </w:comment>
  <w:comment w:id="649" w:author="Author" w:initials="A">
    <w:p w14:paraId="7664BFF6" w14:textId="09F78E50" w:rsidR="005864D1" w:rsidRDefault="005864D1">
      <w:pPr>
        <w:pStyle w:val="CommentText"/>
      </w:pPr>
      <w:r>
        <w:rPr>
          <w:rStyle w:val="CommentReference"/>
        </w:rPr>
        <w:annotationRef/>
      </w:r>
      <w:r>
        <w:t>Also, make this figure black and white</w:t>
      </w:r>
    </w:p>
  </w:comment>
  <w:comment w:id="651" w:author="Author" w:initials="A">
    <w:p w14:paraId="19D61292" w14:textId="1DFA15F0" w:rsidR="005864D1" w:rsidRDefault="005864D1">
      <w:pPr>
        <w:pStyle w:val="CommentText"/>
      </w:pPr>
      <w:ins w:id="653" w:author="Author">
        <w:r>
          <w:rPr>
            <w:rStyle w:val="CommentReference"/>
          </w:rPr>
          <w:annotationRef/>
        </w:r>
      </w:ins>
      <w:r>
        <w:t>Cfr. Fig 5</w:t>
      </w:r>
    </w:p>
  </w:comment>
  <w:comment w:id="655" w:author="Author" w:initials="A">
    <w:p w14:paraId="1287AD41" w14:textId="63656C6A" w:rsidR="005864D1" w:rsidRDefault="005864D1">
      <w:pPr>
        <w:pStyle w:val="CommentText"/>
      </w:pPr>
      <w:ins w:id="657" w:author="Author">
        <w:r>
          <w:rPr>
            <w:rStyle w:val="CommentReference"/>
          </w:rPr>
          <w:annotationRef/>
        </w:r>
      </w:ins>
      <w:r>
        <w:t>Cfr. Fig 5</w:t>
      </w:r>
    </w:p>
  </w:comment>
  <w:comment w:id="662" w:author="Author" w:initials="A">
    <w:p w14:paraId="3DB843D7" w14:textId="4A381DF9" w:rsidR="005864D1" w:rsidRDefault="005864D1">
      <w:pPr>
        <w:pStyle w:val="CommentText"/>
      </w:pPr>
      <w:ins w:id="664" w:author="Author">
        <w:r>
          <w:rPr>
            <w:rStyle w:val="CommentReference"/>
          </w:rPr>
          <w:annotationRef/>
        </w:r>
      </w:ins>
      <w:r>
        <w:t>Delete title!</w:t>
      </w:r>
    </w:p>
  </w:comment>
  <w:comment w:id="663" w:author="Author" w:initials="A">
    <w:p w14:paraId="5A92028A" w14:textId="112B6E48" w:rsidR="005864D1" w:rsidRDefault="005864D1">
      <w:pPr>
        <w:pStyle w:val="CommentText"/>
      </w:pPr>
      <w:r>
        <w:rPr>
          <w:rStyle w:val="CommentReference"/>
        </w:rPr>
        <w:annotationRef/>
      </w:r>
      <w:r>
        <w:t>It would be good to indicate the general location of the tree-ring sites on this map</w:t>
      </w:r>
    </w:p>
  </w:comment>
  <w:comment w:id="666" w:author="Author" w:initials="A">
    <w:p w14:paraId="5BA77B6D" w14:textId="45999C07" w:rsidR="005864D1" w:rsidRDefault="005864D1">
      <w:pPr>
        <w:pStyle w:val="CommentText"/>
      </w:pPr>
      <w:r>
        <w:rPr>
          <w:rStyle w:val="CommentReference"/>
        </w:rPr>
        <w:annotationRef/>
      </w:r>
      <w:r>
        <w:t>delete</w:t>
      </w:r>
    </w:p>
  </w:comment>
  <w:comment w:id="667" w:author="Author" w:initials="A">
    <w:p w14:paraId="67B45357" w14:textId="268E8867" w:rsidR="005864D1" w:rsidRDefault="005864D1">
      <w:pPr>
        <w:pStyle w:val="CommentText"/>
      </w:pPr>
      <w:r>
        <w:rPr>
          <w:rStyle w:val="CommentReference"/>
        </w:rPr>
        <w:annotationRef/>
      </w:r>
      <w:r>
        <w:t>delete, we do not discuss sep temperature at all</w:t>
      </w:r>
    </w:p>
  </w:comment>
  <w:comment w:id="668" w:author="Author" w:initials="A">
    <w:p w14:paraId="2DA9306B" w14:textId="78CBE7EF" w:rsidR="005864D1" w:rsidRDefault="005864D1">
      <w:pPr>
        <w:pStyle w:val="CommentText"/>
      </w:pPr>
      <w:r>
        <w:rPr>
          <w:rStyle w:val="CommentReference"/>
        </w:rPr>
        <w:annotationRef/>
      </w:r>
      <w:r>
        <w:t>please indicate the significance levels as horizontal lines in this plot</w:t>
      </w:r>
    </w:p>
  </w:comment>
  <w:comment w:id="672" w:author="Author" w:initials="A">
    <w:p w14:paraId="180FD3D9" w14:textId="317CA633" w:rsidR="005864D1" w:rsidRDefault="005864D1">
      <w:pPr>
        <w:pStyle w:val="CommentText"/>
      </w:pPr>
      <w:r>
        <w:rPr>
          <w:rStyle w:val="CommentReference"/>
        </w:rPr>
        <w:annotationRef/>
      </w:r>
      <w:r>
        <w:t>delete legend in figure</w:t>
      </w:r>
    </w:p>
  </w:comment>
  <w:comment w:id="671" w:author="Author" w:initials="A">
    <w:p w14:paraId="14A1D6F2" w14:textId="0FF30784" w:rsidR="005864D1" w:rsidRDefault="005864D1">
      <w:pPr>
        <w:pStyle w:val="CommentText"/>
      </w:pPr>
      <w:r>
        <w:rPr>
          <w:rStyle w:val="CommentReference"/>
        </w:rPr>
        <w:annotationRef/>
      </w:r>
      <w:r>
        <w:t>we need a better quality figure for this! Reconstruction needs to be better visable</w:t>
      </w:r>
    </w:p>
  </w:comment>
  <w:comment w:id="675" w:author="Author" w:initials="A">
    <w:p w14:paraId="22B31DD9" w14:textId="12C1DE19" w:rsidR="005864D1" w:rsidRDefault="005864D1">
      <w:pPr>
        <w:pStyle w:val="CommentText"/>
      </w:pPr>
      <w:r>
        <w:rPr>
          <w:rStyle w:val="CommentReference"/>
        </w:rPr>
        <w:annotationRef/>
      </w:r>
      <w:r>
        <w:t>it would also be good to add a lower-requency, smoothed (10-year) version of our reconstruction, to emphasize decadal-scale variability</w:t>
      </w:r>
    </w:p>
  </w:comment>
  <w:comment w:id="676" w:author="Author" w:initials="A">
    <w:p w14:paraId="08F1E1F5" w14:textId="218B4DDE" w:rsidR="005864D1" w:rsidRDefault="005864D1">
      <w:pPr>
        <w:pStyle w:val="CommentText"/>
      </w:pPr>
      <w:r>
        <w:rPr>
          <w:rStyle w:val="CommentReference"/>
        </w:rPr>
        <w:annotationRef/>
      </w:r>
      <w:r>
        <w:t>eliminate legend in the graph, it is unnecessary (can be explained in the caption).  It would be good to label the peaks in the graph (which peak is which periodicity?)</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AA41FF" w14:textId="77777777" w:rsidR="005864D1" w:rsidRDefault="005864D1" w:rsidP="007406EA">
      <w:r>
        <w:separator/>
      </w:r>
    </w:p>
  </w:endnote>
  <w:endnote w:type="continuationSeparator" w:id="0">
    <w:p w14:paraId="3C00AFA1" w14:textId="77777777" w:rsidR="005864D1" w:rsidRDefault="005864D1" w:rsidP="007406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EFACD8" w14:textId="77777777" w:rsidR="005864D1" w:rsidRDefault="005864D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C60C6E" w14:textId="77777777" w:rsidR="005864D1" w:rsidRDefault="005864D1">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17742E" w14:textId="77777777" w:rsidR="005864D1" w:rsidRDefault="005864D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3D7B81" w14:textId="77777777" w:rsidR="005864D1" w:rsidRDefault="005864D1" w:rsidP="007406EA">
      <w:r>
        <w:separator/>
      </w:r>
    </w:p>
  </w:footnote>
  <w:footnote w:type="continuationSeparator" w:id="0">
    <w:p w14:paraId="32843440" w14:textId="77777777" w:rsidR="005864D1" w:rsidRDefault="005864D1" w:rsidP="007406E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801442" w14:textId="77777777" w:rsidR="005864D1" w:rsidRDefault="005864D1">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7AFE04" w14:textId="77777777" w:rsidR="005864D1" w:rsidRDefault="005864D1">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AADB39" w14:textId="77777777" w:rsidR="005864D1" w:rsidRDefault="005864D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131C70"/>
    <w:multiLevelType w:val="hybridMultilevel"/>
    <w:tmpl w:val="DF7E9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1027D4A"/>
    <w:multiLevelType w:val="multilevel"/>
    <w:tmpl w:val="95845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removePersonalInformation/>
  <w:removeDateAndTime/>
  <w:trackRevisions/>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SnapToGridInCell/>
    <w:doNotWrapTextWithPunct/>
    <w:doNotUseEastAsianBreakRules/>
    <w:growAutofit/>
    <w:compatSetting w:name="compatibilityMode" w:uri="http://schemas.microsoft.com/office/word" w:val="14"/>
  </w:compat>
  <w:rsids>
    <w:rsidRoot w:val="004343A2"/>
    <w:rsid w:val="0002343A"/>
    <w:rsid w:val="00023952"/>
    <w:rsid w:val="00033AC6"/>
    <w:rsid w:val="000743E6"/>
    <w:rsid w:val="00096CA9"/>
    <w:rsid w:val="00173540"/>
    <w:rsid w:val="00185C20"/>
    <w:rsid w:val="001A1E7D"/>
    <w:rsid w:val="002063C0"/>
    <w:rsid w:val="00264A2A"/>
    <w:rsid w:val="002A2FD6"/>
    <w:rsid w:val="002C08CD"/>
    <w:rsid w:val="00322598"/>
    <w:rsid w:val="00336993"/>
    <w:rsid w:val="00350E71"/>
    <w:rsid w:val="003978AC"/>
    <w:rsid w:val="003C41A0"/>
    <w:rsid w:val="003D5DD4"/>
    <w:rsid w:val="00422554"/>
    <w:rsid w:val="00422886"/>
    <w:rsid w:val="00430AAC"/>
    <w:rsid w:val="004343A2"/>
    <w:rsid w:val="0045443D"/>
    <w:rsid w:val="004C32BB"/>
    <w:rsid w:val="004E4FC3"/>
    <w:rsid w:val="004F39E5"/>
    <w:rsid w:val="0050050F"/>
    <w:rsid w:val="005052D1"/>
    <w:rsid w:val="005152A1"/>
    <w:rsid w:val="00536E10"/>
    <w:rsid w:val="005612B6"/>
    <w:rsid w:val="00562CAC"/>
    <w:rsid w:val="00570834"/>
    <w:rsid w:val="00574793"/>
    <w:rsid w:val="005864D1"/>
    <w:rsid w:val="005D05CF"/>
    <w:rsid w:val="005E1171"/>
    <w:rsid w:val="00603B3F"/>
    <w:rsid w:val="00605338"/>
    <w:rsid w:val="006064D7"/>
    <w:rsid w:val="00627247"/>
    <w:rsid w:val="00650BCF"/>
    <w:rsid w:val="00683B5F"/>
    <w:rsid w:val="006D0644"/>
    <w:rsid w:val="006F31D2"/>
    <w:rsid w:val="007406EA"/>
    <w:rsid w:val="00787570"/>
    <w:rsid w:val="007A5782"/>
    <w:rsid w:val="007B7241"/>
    <w:rsid w:val="007E52A3"/>
    <w:rsid w:val="00870AC5"/>
    <w:rsid w:val="0096185F"/>
    <w:rsid w:val="00996934"/>
    <w:rsid w:val="009F0F94"/>
    <w:rsid w:val="009F6C2B"/>
    <w:rsid w:val="00A95FB9"/>
    <w:rsid w:val="00AB13B3"/>
    <w:rsid w:val="00AD680B"/>
    <w:rsid w:val="00AE388D"/>
    <w:rsid w:val="00AF052D"/>
    <w:rsid w:val="00B822EF"/>
    <w:rsid w:val="00BD2F36"/>
    <w:rsid w:val="00C311BA"/>
    <w:rsid w:val="00C4642E"/>
    <w:rsid w:val="00C90775"/>
    <w:rsid w:val="00C97FB3"/>
    <w:rsid w:val="00CA697A"/>
    <w:rsid w:val="00CC006F"/>
    <w:rsid w:val="00CF1675"/>
    <w:rsid w:val="00CF2D88"/>
    <w:rsid w:val="00D600A6"/>
    <w:rsid w:val="00D66D72"/>
    <w:rsid w:val="00D94E36"/>
    <w:rsid w:val="00DE5E48"/>
    <w:rsid w:val="00E26313"/>
    <w:rsid w:val="00E35C62"/>
    <w:rsid w:val="00E36CD2"/>
    <w:rsid w:val="00E46532"/>
    <w:rsid w:val="00E5423A"/>
    <w:rsid w:val="00E957B5"/>
    <w:rsid w:val="00EC5C58"/>
    <w:rsid w:val="00F17CEE"/>
    <w:rsid w:val="00F70D00"/>
    <w:rsid w:val="00F900B5"/>
    <w:rsid w:val="00F95165"/>
    <w:rsid w:val="00FB30D4"/>
    <w:rsid w:val="00FD1602"/>
    <w:rsid w:val="00FD63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2B91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pPr>
      <w:spacing w:before="100" w:beforeAutospacing="1" w:after="100" w:afterAutospacing="1"/>
      <w:outlineLvl w:val="1"/>
    </w:pPr>
    <w:rPr>
      <w:b/>
      <w:bCs/>
      <w:sz w:val="36"/>
      <w:szCs w:val="36"/>
    </w:rPr>
  </w:style>
  <w:style w:type="paragraph" w:styleId="Heading3">
    <w:name w:val="heading 3"/>
    <w:basedOn w:val="Normal"/>
    <w:link w:val="Heading3Char"/>
    <w:uiPriority w:val="9"/>
    <w:qFormat/>
    <w:pPr>
      <w:spacing w:before="100" w:beforeAutospacing="1" w:after="100" w:afterAutospacing="1"/>
      <w:outlineLvl w:val="2"/>
    </w:pPr>
    <w:rPr>
      <w:b/>
      <w:bCs/>
      <w:sz w:val="27"/>
      <w:szCs w:val="27"/>
    </w:rPr>
  </w:style>
  <w:style w:type="paragraph" w:styleId="Heading4">
    <w:name w:val="heading 4"/>
    <w:basedOn w:val="Normal"/>
    <w:link w:val="Heading4Char"/>
    <w:uiPriority w:val="9"/>
    <w:qFormat/>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4F81BD" w:themeColor="accent1"/>
      <w:sz w:val="26"/>
      <w:szCs w:val="26"/>
    </w:rPr>
  </w:style>
  <w:style w:type="paragraph" w:customStyle="1" w:styleId="noindent">
    <w:name w:val="noindent"/>
    <w:basedOn w:val="Normal"/>
    <w:pPr>
      <w:spacing w:before="100" w:beforeAutospacing="1" w:after="100" w:afterAutospacing="1"/>
    </w:pPr>
  </w:style>
  <w:style w:type="paragraph" w:customStyle="1" w:styleId="nopar">
    <w:name w:val="nopar"/>
    <w:basedOn w:val="Normal"/>
    <w:pPr>
      <w:spacing w:before="100" w:beforeAutospacing="1" w:after="100" w:afterAutospacing="1"/>
    </w:pPr>
  </w:style>
  <w:style w:type="paragraph" w:customStyle="1" w:styleId="indent">
    <w:name w:val="indent"/>
    <w:basedOn w:val="Normal"/>
    <w:pPr>
      <w:spacing w:before="100" w:beforeAutospacing="1" w:after="100" w:afterAutospacing="1"/>
      <w:ind w:firstLine="360"/>
    </w:pPr>
  </w:style>
  <w:style w:type="paragraph" w:styleId="NormalWeb">
    <w:name w:val="Normal (Web)"/>
    <w:basedOn w:val="Normal"/>
    <w:uiPriority w:val="99"/>
    <w:semiHidden/>
    <w:unhideWhenUsed/>
    <w:pPr>
      <w:spacing w:before="100" w:beforeAutospacing="1" w:after="100" w:afterAutospacing="1"/>
    </w:pPr>
  </w:style>
  <w:style w:type="paragraph" w:customStyle="1" w:styleId="bibitem">
    <w:name w:val="bibitem"/>
    <w:basedOn w:val="Normal"/>
    <w:pPr>
      <w:spacing w:before="144" w:after="144"/>
      <w:ind w:left="480" w:hanging="480"/>
    </w:pPr>
  </w:style>
  <w:style w:type="paragraph" w:customStyle="1" w:styleId="bibitem-p">
    <w:name w:val="bibitem-p"/>
    <w:basedOn w:val="Normal"/>
    <w:pPr>
      <w:spacing w:before="144" w:after="144"/>
      <w:ind w:left="480"/>
    </w:pPr>
  </w:style>
  <w:style w:type="paragraph" w:customStyle="1" w:styleId="pplr9e-x-x-172">
    <w:name w:val="pplr9e-x-x-172"/>
    <w:basedOn w:val="Normal"/>
    <w:pPr>
      <w:spacing w:before="100" w:beforeAutospacing="1" w:after="100" w:afterAutospacing="1"/>
    </w:pPr>
    <w:rPr>
      <w:sz w:val="37"/>
      <w:szCs w:val="37"/>
    </w:rPr>
  </w:style>
  <w:style w:type="paragraph" w:customStyle="1" w:styleId="pplr9e-x-x-120">
    <w:name w:val="pplr9e-x-x-120"/>
    <w:basedOn w:val="Normal"/>
    <w:pPr>
      <w:spacing w:before="100" w:beforeAutospacing="1" w:after="100" w:afterAutospacing="1"/>
    </w:pPr>
    <w:rPr>
      <w:sz w:val="26"/>
      <w:szCs w:val="26"/>
    </w:rPr>
  </w:style>
  <w:style w:type="paragraph" w:customStyle="1" w:styleId="ectt-1095">
    <w:name w:val="ectt-1095"/>
    <w:basedOn w:val="Normal"/>
    <w:pPr>
      <w:spacing w:before="100" w:beforeAutospacing="1" w:after="100" w:afterAutospacing="1"/>
    </w:pPr>
    <w:rPr>
      <w:rFonts w:ascii="Courier New" w:hAnsi="Courier New" w:cs="Courier New"/>
    </w:rPr>
  </w:style>
  <w:style w:type="paragraph" w:customStyle="1" w:styleId="pplr9t-x-x-80">
    <w:name w:val="pplr9t-x-x-80"/>
    <w:basedOn w:val="Normal"/>
    <w:pPr>
      <w:spacing w:before="100" w:beforeAutospacing="1" w:after="100" w:afterAutospacing="1"/>
    </w:pPr>
    <w:rPr>
      <w:sz w:val="17"/>
      <w:szCs w:val="17"/>
    </w:rPr>
  </w:style>
  <w:style w:type="paragraph" w:customStyle="1" w:styleId="zplmr7m-x-x-109">
    <w:name w:val="zplmr7m-x-x-109"/>
    <w:basedOn w:val="Normal"/>
    <w:pPr>
      <w:spacing w:before="100" w:beforeAutospacing="1" w:after="100" w:afterAutospacing="1"/>
    </w:pPr>
    <w:rPr>
      <w:i/>
      <w:iCs/>
    </w:rPr>
  </w:style>
  <w:style w:type="paragraph" w:customStyle="1" w:styleId="zplmr7m-x-x-80">
    <w:name w:val="zplmr7m-x-x-80"/>
    <w:basedOn w:val="Normal"/>
    <w:pPr>
      <w:spacing w:before="100" w:beforeAutospacing="1" w:after="100" w:afterAutospacing="1"/>
    </w:pPr>
    <w:rPr>
      <w:i/>
      <w:iCs/>
      <w:sz w:val="17"/>
      <w:szCs w:val="17"/>
    </w:rPr>
  </w:style>
  <w:style w:type="paragraph" w:customStyle="1" w:styleId="zplmr7y-x-x-80">
    <w:name w:val="zplmr7y-x-x-80"/>
    <w:basedOn w:val="Normal"/>
    <w:pPr>
      <w:spacing w:before="100" w:beforeAutospacing="1" w:after="100" w:afterAutospacing="1"/>
    </w:pPr>
    <w:rPr>
      <w:sz w:val="17"/>
      <w:szCs w:val="17"/>
    </w:rPr>
  </w:style>
  <w:style w:type="paragraph" w:customStyle="1" w:styleId="pplri9e-x-x-109">
    <w:name w:val="pplri9e-x-x-109"/>
    <w:basedOn w:val="Normal"/>
    <w:pPr>
      <w:spacing w:before="100" w:beforeAutospacing="1" w:after="100" w:afterAutospacing="1"/>
    </w:pPr>
    <w:rPr>
      <w:i/>
      <w:iCs/>
    </w:rPr>
  </w:style>
  <w:style w:type="paragraph" w:customStyle="1" w:styleId="zplmb7t-x-x-109">
    <w:name w:val="zplmb7t-x-x-109"/>
    <w:basedOn w:val="Normal"/>
    <w:pPr>
      <w:spacing w:before="100" w:beforeAutospacing="1" w:after="100" w:afterAutospacing="1"/>
    </w:pPr>
    <w:rPr>
      <w:b/>
      <w:bCs/>
    </w:rPr>
  </w:style>
  <w:style w:type="paragraph" w:customStyle="1" w:styleId="pplb9e-x-x-109">
    <w:name w:val="pplb9e-x-x-109"/>
    <w:basedOn w:val="Normal"/>
    <w:pPr>
      <w:spacing w:before="100" w:beforeAutospacing="1" w:after="100" w:afterAutospacing="1"/>
    </w:pPr>
    <w:rPr>
      <w:b/>
      <w:bCs/>
    </w:rPr>
  </w:style>
  <w:style w:type="paragraph" w:customStyle="1" w:styleId="pplr9e-">
    <w:name w:val="pplr9e-"/>
    <w:basedOn w:val="Normal"/>
    <w:pPr>
      <w:spacing w:before="100" w:beforeAutospacing="1" w:after="100" w:afterAutospacing="1"/>
    </w:pPr>
    <w:rPr>
      <w:sz w:val="22"/>
      <w:szCs w:val="22"/>
    </w:rPr>
  </w:style>
  <w:style w:type="paragraph" w:customStyle="1" w:styleId="enumerate1">
    <w:name w:val="enumerate1"/>
    <w:basedOn w:val="Normal"/>
    <w:pPr>
      <w:spacing w:before="100" w:beforeAutospacing="1" w:after="100" w:afterAutospacing="1"/>
    </w:pPr>
  </w:style>
  <w:style w:type="paragraph" w:customStyle="1" w:styleId="enumerate2">
    <w:name w:val="enumerate2"/>
    <w:basedOn w:val="Normal"/>
    <w:pPr>
      <w:spacing w:before="100" w:beforeAutospacing="1" w:after="100" w:afterAutospacing="1"/>
    </w:pPr>
  </w:style>
  <w:style w:type="paragraph" w:customStyle="1" w:styleId="enumerate3">
    <w:name w:val="enumerate3"/>
    <w:basedOn w:val="Normal"/>
    <w:pPr>
      <w:spacing w:before="100" w:beforeAutospacing="1" w:after="100" w:afterAutospacing="1"/>
    </w:pPr>
  </w:style>
  <w:style w:type="paragraph" w:customStyle="1" w:styleId="enumerate4">
    <w:name w:val="enumerate4"/>
    <w:basedOn w:val="Normal"/>
    <w:pPr>
      <w:spacing w:before="100" w:beforeAutospacing="1" w:after="100" w:afterAutospacing="1"/>
    </w:pPr>
  </w:style>
  <w:style w:type="paragraph" w:customStyle="1" w:styleId="obeylines-h">
    <w:name w:val="obeylines-h"/>
    <w:basedOn w:val="Normal"/>
    <w:pPr>
      <w:spacing w:before="100" w:beforeAutospacing="1" w:after="100" w:afterAutospacing="1"/>
    </w:pPr>
  </w:style>
  <w:style w:type="paragraph" w:customStyle="1" w:styleId="obeylines-v">
    <w:name w:val="obeylines-v"/>
    <w:basedOn w:val="Normal"/>
    <w:pPr>
      <w:spacing w:before="100" w:beforeAutospacing="1" w:after="100" w:afterAutospacing="1"/>
    </w:pPr>
  </w:style>
  <w:style w:type="paragraph" w:customStyle="1" w:styleId="centerline">
    <w:name w:val="centerline"/>
    <w:basedOn w:val="Normal"/>
    <w:pPr>
      <w:spacing w:before="100" w:beforeAutospacing="1" w:after="100" w:afterAutospacing="1"/>
      <w:jc w:val="center"/>
    </w:pPr>
  </w:style>
  <w:style w:type="paragraph" w:customStyle="1" w:styleId="rightline">
    <w:name w:val="rightline"/>
    <w:basedOn w:val="Normal"/>
    <w:pPr>
      <w:spacing w:before="100" w:beforeAutospacing="1" w:after="100" w:afterAutospacing="1"/>
      <w:jc w:val="right"/>
    </w:pPr>
  </w:style>
  <w:style w:type="paragraph" w:customStyle="1" w:styleId="fbox">
    <w:name w:val="fbox"/>
    <w:basedOn w:val="Normal"/>
    <w:pPr>
      <w:pBdr>
        <w:top w:val="single" w:sz="2" w:space="0" w:color="000000"/>
        <w:left w:val="single" w:sz="2" w:space="3" w:color="000000"/>
        <w:bottom w:val="single" w:sz="2" w:space="0" w:color="000000"/>
        <w:right w:val="single" w:sz="2" w:space="3" w:color="000000"/>
      </w:pBdr>
      <w:spacing w:before="100" w:beforeAutospacing="1" w:after="100" w:afterAutospacing="1"/>
    </w:pPr>
  </w:style>
  <w:style w:type="paragraph" w:customStyle="1" w:styleId="underline">
    <w:name w:val="underline"/>
    <w:basedOn w:val="Normal"/>
    <w:pPr>
      <w:spacing w:before="100" w:beforeAutospacing="1" w:after="100" w:afterAutospacing="1"/>
    </w:pPr>
    <w:rPr>
      <w:u w:val="single"/>
    </w:rPr>
  </w:style>
  <w:style w:type="paragraph" w:customStyle="1" w:styleId="framebox-c">
    <w:name w:val="framebox-c"/>
    <w:basedOn w:val="Normal"/>
    <w:pPr>
      <w:pBdr>
        <w:top w:val="single" w:sz="2" w:space="0" w:color="000000"/>
        <w:left w:val="single" w:sz="2" w:space="3" w:color="000000"/>
        <w:bottom w:val="single" w:sz="2" w:space="0" w:color="000000"/>
        <w:right w:val="single" w:sz="2" w:space="3" w:color="000000"/>
      </w:pBdr>
      <w:spacing w:before="100" w:beforeAutospacing="1" w:after="100" w:afterAutospacing="1"/>
      <w:jc w:val="center"/>
    </w:pPr>
  </w:style>
  <w:style w:type="paragraph" w:customStyle="1" w:styleId="framebox-l">
    <w:name w:val="framebox-l"/>
    <w:basedOn w:val="Normal"/>
    <w:pPr>
      <w:pBdr>
        <w:top w:val="single" w:sz="2" w:space="0" w:color="000000"/>
        <w:left w:val="single" w:sz="2" w:space="3" w:color="000000"/>
        <w:bottom w:val="single" w:sz="2" w:space="0" w:color="000000"/>
        <w:right w:val="single" w:sz="2" w:space="3" w:color="000000"/>
      </w:pBdr>
      <w:spacing w:before="100" w:beforeAutospacing="1" w:after="100" w:afterAutospacing="1"/>
    </w:pPr>
  </w:style>
  <w:style w:type="paragraph" w:customStyle="1" w:styleId="framebox-r">
    <w:name w:val="framebox-r"/>
    <w:basedOn w:val="Normal"/>
    <w:pPr>
      <w:pBdr>
        <w:top w:val="single" w:sz="2" w:space="0" w:color="000000"/>
        <w:left w:val="single" w:sz="2" w:space="3" w:color="000000"/>
        <w:bottom w:val="single" w:sz="2" w:space="0" w:color="000000"/>
        <w:right w:val="single" w:sz="2" w:space="3" w:color="000000"/>
      </w:pBdr>
      <w:spacing w:before="100" w:beforeAutospacing="1" w:after="100" w:afterAutospacing="1"/>
      <w:jc w:val="right"/>
    </w:pPr>
  </w:style>
  <w:style w:type="paragraph" w:customStyle="1" w:styleId="tabbing-right">
    <w:name w:val="tabbing-right"/>
    <w:basedOn w:val="Normal"/>
    <w:pPr>
      <w:spacing w:before="100" w:beforeAutospacing="1" w:after="100" w:afterAutospacing="1"/>
      <w:jc w:val="right"/>
    </w:pPr>
  </w:style>
  <w:style w:type="paragraph" w:customStyle="1" w:styleId="marginpar">
    <w:name w:val="marginpar"/>
    <w:basedOn w:val="Normal"/>
    <w:pPr>
      <w:spacing w:before="120" w:after="100" w:afterAutospacing="1"/>
    </w:pPr>
    <w:rPr>
      <w:sz w:val="20"/>
      <w:szCs w:val="20"/>
      <w:u w:val="single"/>
    </w:rPr>
  </w:style>
  <w:style w:type="paragraph" w:customStyle="1" w:styleId="parttoc">
    <w:name w:val="parttoc"/>
    <w:basedOn w:val="Normal"/>
    <w:pPr>
      <w:spacing w:before="100" w:beforeAutospacing="1" w:after="100" w:afterAutospacing="1" w:line="480" w:lineRule="auto"/>
    </w:pPr>
    <w:rPr>
      <w:b/>
      <w:bCs/>
      <w:sz w:val="26"/>
      <w:szCs w:val="26"/>
    </w:rPr>
  </w:style>
  <w:style w:type="paragraph" w:customStyle="1" w:styleId="likeparttoc">
    <w:name w:val="likeparttoc"/>
    <w:basedOn w:val="Normal"/>
    <w:pPr>
      <w:spacing w:before="100" w:beforeAutospacing="1" w:after="100" w:afterAutospacing="1" w:line="480" w:lineRule="auto"/>
    </w:pPr>
    <w:rPr>
      <w:b/>
      <w:bCs/>
      <w:sz w:val="26"/>
      <w:szCs w:val="26"/>
    </w:rPr>
  </w:style>
  <w:style w:type="paragraph" w:customStyle="1" w:styleId="index-item">
    <w:name w:val="index-item"/>
    <w:basedOn w:val="Normal"/>
    <w:pPr>
      <w:spacing w:before="100" w:beforeAutospacing="1" w:after="100" w:afterAutospacing="1"/>
    </w:pPr>
  </w:style>
  <w:style w:type="paragraph" w:customStyle="1" w:styleId="index-subitem">
    <w:name w:val="index-subitem"/>
    <w:basedOn w:val="Normal"/>
    <w:pPr>
      <w:spacing w:before="100" w:beforeAutospacing="1" w:after="100" w:afterAutospacing="1"/>
    </w:pPr>
  </w:style>
  <w:style w:type="paragraph" w:customStyle="1" w:styleId="index-subsubitem">
    <w:name w:val="index-subsubitem"/>
    <w:basedOn w:val="Normal"/>
    <w:pPr>
      <w:spacing w:before="100" w:beforeAutospacing="1" w:after="100" w:afterAutospacing="1"/>
    </w:pPr>
  </w:style>
  <w:style w:type="paragraph" w:customStyle="1" w:styleId="paragraphhead">
    <w:name w:val="paragraphhead"/>
    <w:basedOn w:val="Normal"/>
    <w:pPr>
      <w:spacing w:before="480" w:after="100" w:afterAutospacing="1"/>
    </w:pPr>
    <w:rPr>
      <w:b/>
      <w:bCs/>
    </w:rPr>
  </w:style>
  <w:style w:type="paragraph" w:customStyle="1" w:styleId="likeparagraphhead">
    <w:name w:val="likeparagraphhead"/>
    <w:basedOn w:val="Normal"/>
    <w:pPr>
      <w:spacing w:before="480" w:after="100" w:afterAutospacing="1"/>
    </w:pPr>
    <w:rPr>
      <w:b/>
      <w:bCs/>
    </w:rPr>
  </w:style>
  <w:style w:type="paragraph" w:customStyle="1" w:styleId="subparagraphhead">
    <w:name w:val="subparagraphhead"/>
    <w:basedOn w:val="Normal"/>
    <w:pPr>
      <w:spacing w:before="100" w:beforeAutospacing="1" w:after="100" w:afterAutospacing="1"/>
    </w:pPr>
    <w:rPr>
      <w:b/>
      <w:bCs/>
    </w:rPr>
  </w:style>
  <w:style w:type="paragraph" w:customStyle="1" w:styleId="likesubparagraphhead">
    <w:name w:val="likesubparagraphhead"/>
    <w:basedOn w:val="Normal"/>
    <w:pPr>
      <w:spacing w:before="100" w:beforeAutospacing="1" w:after="100" w:afterAutospacing="1"/>
    </w:pPr>
    <w:rPr>
      <w:b/>
      <w:bCs/>
    </w:rPr>
  </w:style>
  <w:style w:type="paragraph" w:customStyle="1" w:styleId="quote">
    <w:name w:val="quote"/>
    <w:basedOn w:val="Normal"/>
    <w:pPr>
      <w:spacing w:before="60" w:after="60"/>
      <w:ind w:left="240" w:right="240"/>
      <w:jc w:val="both"/>
    </w:pPr>
  </w:style>
  <w:style w:type="paragraph" w:customStyle="1" w:styleId="verse">
    <w:name w:val="verse"/>
    <w:basedOn w:val="Normal"/>
    <w:pPr>
      <w:spacing w:before="100" w:beforeAutospacing="1" w:after="100" w:afterAutospacing="1"/>
      <w:ind w:left="480"/>
    </w:pPr>
  </w:style>
  <w:style w:type="paragraph" w:customStyle="1" w:styleId="quotation">
    <w:name w:val="quotation"/>
    <w:basedOn w:val="Normal"/>
    <w:pPr>
      <w:spacing w:before="60" w:after="60"/>
      <w:ind w:left="240"/>
    </w:pPr>
  </w:style>
  <w:style w:type="character" w:customStyle="1" w:styleId="thank-mark">
    <w:name w:val="thank-mark"/>
    <w:basedOn w:val="DefaultParagraphFont"/>
    <w:rPr>
      <w:vertAlign w:val="superscript"/>
    </w:rPr>
  </w:style>
  <w:style w:type="character" w:customStyle="1" w:styleId="tex">
    <w:name w:val="tex"/>
    <w:basedOn w:val="DefaultParagraphFont"/>
    <w:rPr>
      <w:spacing w:val="-30"/>
    </w:rPr>
  </w:style>
  <w:style w:type="character" w:customStyle="1" w:styleId="a">
    <w:name w:val="a"/>
    <w:basedOn w:val="DefaultParagraphFont"/>
  </w:style>
  <w:style w:type="character" w:customStyle="1" w:styleId="id">
    <w:name w:val="id"/>
    <w:basedOn w:val="DefaultParagraphFont"/>
  </w:style>
  <w:style w:type="character" w:customStyle="1" w:styleId="e">
    <w:name w:val="e"/>
    <w:basedOn w:val="DefaultParagraphFont"/>
  </w:style>
  <w:style w:type="paragraph" w:customStyle="1" w:styleId="noindent1">
    <w:name w:val="noindent1"/>
    <w:basedOn w:val="Normal"/>
    <w:pPr>
      <w:spacing w:after="100" w:afterAutospacing="1"/>
    </w:pPr>
  </w:style>
  <w:style w:type="paragraph" w:customStyle="1" w:styleId="indent1">
    <w:name w:val="indent1"/>
    <w:basedOn w:val="Normal"/>
    <w:pPr>
      <w:spacing w:before="100" w:beforeAutospacing="1" w:after="100" w:afterAutospacing="1"/>
    </w:pPr>
  </w:style>
  <w:style w:type="character" w:customStyle="1" w:styleId="e1">
    <w:name w:val="e1"/>
    <w:basedOn w:val="DefaultParagraphFont"/>
    <w:rPr>
      <w:strike w:val="0"/>
      <w:dstrike w:val="0"/>
      <w:u w:val="none"/>
      <w:effect w:val="none"/>
    </w:rPr>
  </w:style>
  <w:style w:type="character" w:customStyle="1" w:styleId="a1">
    <w:name w:val="a1"/>
    <w:basedOn w:val="DefaultParagraphFont"/>
    <w:rPr>
      <w:sz w:val="20"/>
      <w:szCs w:val="20"/>
    </w:rPr>
  </w:style>
  <w:style w:type="character" w:customStyle="1" w:styleId="id1">
    <w:name w:val="id1"/>
    <w:basedOn w:val="DefaultParagraphFont"/>
    <w:rPr>
      <w:b/>
      <w:bCs/>
    </w:rPr>
  </w:style>
  <w:style w:type="character" w:customStyle="1" w:styleId="pplr9e-x-x-1201">
    <w:name w:val="pplr9e-x-x-1201"/>
    <w:basedOn w:val="DefaultParagraphFont"/>
    <w:rPr>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4F81BD" w:themeColor="accent1"/>
      <w:sz w:val="24"/>
      <w:szCs w:val="24"/>
    </w:rPr>
  </w:style>
  <w:style w:type="character" w:customStyle="1" w:styleId="titlemark">
    <w:name w:val="titlemark"/>
    <w:basedOn w:val="DefaultParagraphFont"/>
  </w:style>
  <w:style w:type="character" w:customStyle="1" w:styleId="zplmr7y-x-x-801">
    <w:name w:val="zplmr7y-x-x-801"/>
    <w:basedOn w:val="DefaultParagraphFont"/>
    <w:rPr>
      <w:sz w:val="17"/>
      <w:szCs w:val="17"/>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4F81BD" w:themeColor="accent1"/>
      <w:sz w:val="24"/>
      <w:szCs w:val="24"/>
    </w:rPr>
  </w:style>
  <w:style w:type="character" w:customStyle="1" w:styleId="pplr9t-x-x-109">
    <w:name w:val="pplr9t-x-x-109"/>
    <w:basedOn w:val="DefaultParagraphFont"/>
  </w:style>
  <w:style w:type="character" w:customStyle="1" w:styleId="zplmr7m-x-x-1091">
    <w:name w:val="zplmr7m-x-x-1091"/>
    <w:basedOn w:val="DefaultParagraphFont"/>
    <w:rPr>
      <w:i/>
      <w:iCs/>
    </w:rPr>
  </w:style>
  <w:style w:type="character" w:customStyle="1" w:styleId="pplri9e-x-x-1091">
    <w:name w:val="pplri9e-x-x-1091"/>
    <w:basedOn w:val="DefaultParagraphFont"/>
    <w:rPr>
      <w:i/>
      <w:iCs/>
    </w:rPr>
  </w:style>
  <w:style w:type="character" w:customStyle="1" w:styleId="zplmr7y-x-x-109">
    <w:name w:val="zplmr7y-x-x-109"/>
    <w:basedOn w:val="DefaultParagraphFont"/>
  </w:style>
  <w:style w:type="character" w:customStyle="1" w:styleId="ectt-10951">
    <w:name w:val="ectt-10951"/>
    <w:basedOn w:val="DefaultParagraphFont"/>
    <w:rPr>
      <w:rFonts w:ascii="Courier New" w:hAnsi="Courier New" w:cs="Courier New" w:hint="default"/>
    </w:rPr>
  </w:style>
  <w:style w:type="character" w:customStyle="1" w:styleId="zplmr7m-x-x-801">
    <w:name w:val="zplmr7m-x-x-801"/>
    <w:basedOn w:val="DefaultParagraphFont"/>
    <w:rPr>
      <w:i/>
      <w:iCs/>
      <w:sz w:val="17"/>
      <w:szCs w:val="17"/>
    </w:rPr>
  </w:style>
  <w:style w:type="character" w:customStyle="1" w:styleId="zplmr7t-x-x-109">
    <w:name w:val="zplmr7t-x-x-109"/>
    <w:basedOn w:val="DefaultParagraphFont"/>
  </w:style>
  <w:style w:type="character" w:customStyle="1" w:styleId="pplr9t-x-x-801">
    <w:name w:val="pplr9t-x-x-801"/>
    <w:basedOn w:val="DefaultParagraphFont"/>
    <w:rPr>
      <w:sz w:val="17"/>
      <w:szCs w:val="17"/>
    </w:rPr>
  </w:style>
  <w:style w:type="character" w:customStyle="1" w:styleId="zplmb7t-x-x-1091">
    <w:name w:val="zplmb7t-x-x-1091"/>
    <w:basedOn w:val="DefaultParagraphFont"/>
    <w:rPr>
      <w:b/>
      <w:bCs/>
    </w:rPr>
  </w:style>
  <w:style w:type="character" w:customStyle="1" w:styleId="zplmr7v-x-x-109">
    <w:name w:val="zplmr7v-x-x-109"/>
    <w:basedOn w:val="DefaultParagraphFont"/>
  </w:style>
  <w:style w:type="character" w:customStyle="1" w:styleId="bar-css">
    <w:name w:val="bar-css"/>
    <w:basedOn w:val="DefaultParagraphFont"/>
  </w:style>
  <w:style w:type="character" w:customStyle="1" w:styleId="content">
    <w:name w:val="content"/>
    <w:basedOn w:val="DefaultParagraphFont"/>
  </w:style>
  <w:style w:type="character" w:customStyle="1" w:styleId="pplb9e-x-x-1091">
    <w:name w:val="pplb9e-x-x-1091"/>
    <w:basedOn w:val="DefaultParagraphFont"/>
    <w:rPr>
      <w:b/>
      <w:bCs/>
    </w:rPr>
  </w:style>
  <w:style w:type="character" w:customStyle="1" w:styleId="pplr9e-1">
    <w:name w:val="pplr9e-1"/>
    <w:basedOn w:val="DefaultParagraphFont"/>
    <w:rPr>
      <w:sz w:val="22"/>
      <w:szCs w:val="22"/>
    </w:rPr>
  </w:style>
  <w:style w:type="character" w:customStyle="1" w:styleId="biblabel">
    <w:name w:val="biblabel"/>
    <w:basedOn w:val="DefaultParagraphFont"/>
  </w:style>
  <w:style w:type="character" w:customStyle="1" w:styleId="bibsp">
    <w:name w:val="bibsp"/>
    <w:basedOn w:val="DefaultParagraphFont"/>
  </w:style>
  <w:style w:type="paragraph" w:styleId="BalloonText">
    <w:name w:val="Balloon Text"/>
    <w:basedOn w:val="Normal"/>
    <w:link w:val="BalloonTextChar"/>
    <w:uiPriority w:val="99"/>
    <w:semiHidden/>
    <w:unhideWhenUsed/>
    <w:rsid w:val="004343A2"/>
    <w:rPr>
      <w:rFonts w:ascii="Tahoma" w:hAnsi="Tahoma" w:cs="Tahoma"/>
      <w:sz w:val="16"/>
      <w:szCs w:val="16"/>
    </w:rPr>
  </w:style>
  <w:style w:type="character" w:customStyle="1" w:styleId="BalloonTextChar">
    <w:name w:val="Balloon Text Char"/>
    <w:basedOn w:val="DefaultParagraphFont"/>
    <w:link w:val="BalloonText"/>
    <w:uiPriority w:val="99"/>
    <w:semiHidden/>
    <w:rsid w:val="004343A2"/>
    <w:rPr>
      <w:rFonts w:ascii="Tahoma" w:eastAsiaTheme="minorEastAsia" w:hAnsi="Tahoma" w:cs="Tahoma"/>
      <w:sz w:val="16"/>
      <w:szCs w:val="16"/>
    </w:rPr>
  </w:style>
  <w:style w:type="paragraph" w:styleId="Header">
    <w:name w:val="header"/>
    <w:basedOn w:val="Normal"/>
    <w:link w:val="HeaderChar"/>
    <w:uiPriority w:val="99"/>
    <w:unhideWhenUsed/>
    <w:rsid w:val="007406EA"/>
    <w:pPr>
      <w:tabs>
        <w:tab w:val="center" w:pos="4680"/>
        <w:tab w:val="right" w:pos="9360"/>
      </w:tabs>
    </w:pPr>
  </w:style>
  <w:style w:type="character" w:customStyle="1" w:styleId="HeaderChar">
    <w:name w:val="Header Char"/>
    <w:basedOn w:val="DefaultParagraphFont"/>
    <w:link w:val="Header"/>
    <w:uiPriority w:val="99"/>
    <w:rsid w:val="007406EA"/>
    <w:rPr>
      <w:rFonts w:eastAsiaTheme="minorEastAsia"/>
      <w:sz w:val="24"/>
      <w:szCs w:val="24"/>
    </w:rPr>
  </w:style>
  <w:style w:type="paragraph" w:styleId="Footer">
    <w:name w:val="footer"/>
    <w:basedOn w:val="Normal"/>
    <w:link w:val="FooterChar"/>
    <w:uiPriority w:val="99"/>
    <w:unhideWhenUsed/>
    <w:rsid w:val="007406EA"/>
    <w:pPr>
      <w:tabs>
        <w:tab w:val="center" w:pos="4680"/>
        <w:tab w:val="right" w:pos="9360"/>
      </w:tabs>
    </w:pPr>
  </w:style>
  <w:style w:type="character" w:customStyle="1" w:styleId="FooterChar">
    <w:name w:val="Footer Char"/>
    <w:basedOn w:val="DefaultParagraphFont"/>
    <w:link w:val="Footer"/>
    <w:uiPriority w:val="99"/>
    <w:rsid w:val="007406EA"/>
    <w:rPr>
      <w:rFonts w:eastAsiaTheme="minorEastAsia"/>
      <w:sz w:val="24"/>
      <w:szCs w:val="24"/>
    </w:rPr>
  </w:style>
  <w:style w:type="character" w:styleId="CommentReference">
    <w:name w:val="annotation reference"/>
    <w:basedOn w:val="DefaultParagraphFont"/>
    <w:uiPriority w:val="99"/>
    <w:semiHidden/>
    <w:unhideWhenUsed/>
    <w:rsid w:val="004C32BB"/>
    <w:rPr>
      <w:sz w:val="18"/>
      <w:szCs w:val="18"/>
    </w:rPr>
  </w:style>
  <w:style w:type="paragraph" w:styleId="CommentText">
    <w:name w:val="annotation text"/>
    <w:basedOn w:val="Normal"/>
    <w:link w:val="CommentTextChar"/>
    <w:uiPriority w:val="99"/>
    <w:semiHidden/>
    <w:unhideWhenUsed/>
    <w:rsid w:val="004C32BB"/>
  </w:style>
  <w:style w:type="character" w:customStyle="1" w:styleId="CommentTextChar">
    <w:name w:val="Comment Text Char"/>
    <w:basedOn w:val="DefaultParagraphFont"/>
    <w:link w:val="CommentText"/>
    <w:uiPriority w:val="99"/>
    <w:semiHidden/>
    <w:rsid w:val="004C32BB"/>
    <w:rPr>
      <w:rFonts w:eastAsiaTheme="minorEastAsia"/>
      <w:sz w:val="24"/>
      <w:szCs w:val="24"/>
    </w:rPr>
  </w:style>
  <w:style w:type="paragraph" w:styleId="CommentSubject">
    <w:name w:val="annotation subject"/>
    <w:basedOn w:val="CommentText"/>
    <w:next w:val="CommentText"/>
    <w:link w:val="CommentSubjectChar"/>
    <w:uiPriority w:val="99"/>
    <w:semiHidden/>
    <w:unhideWhenUsed/>
    <w:rsid w:val="004C32BB"/>
    <w:rPr>
      <w:b/>
      <w:bCs/>
      <w:sz w:val="20"/>
      <w:szCs w:val="20"/>
    </w:rPr>
  </w:style>
  <w:style w:type="character" w:customStyle="1" w:styleId="CommentSubjectChar">
    <w:name w:val="Comment Subject Char"/>
    <w:basedOn w:val="CommentTextChar"/>
    <w:link w:val="CommentSubject"/>
    <w:uiPriority w:val="99"/>
    <w:semiHidden/>
    <w:rsid w:val="004C32BB"/>
    <w:rPr>
      <w:rFonts w:eastAsiaTheme="minorEastAsia"/>
      <w:b/>
      <w:bCs/>
      <w:sz w:val="24"/>
      <w:szCs w:val="24"/>
    </w:rPr>
  </w:style>
  <w:style w:type="paragraph" w:styleId="Revision">
    <w:name w:val="Revision"/>
    <w:hidden/>
    <w:uiPriority w:val="99"/>
    <w:semiHidden/>
    <w:rsid w:val="00C97FB3"/>
    <w:rPr>
      <w:rFonts w:eastAsiaTheme="minorEastAsia"/>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pPr>
      <w:spacing w:before="100" w:beforeAutospacing="1" w:after="100" w:afterAutospacing="1"/>
      <w:outlineLvl w:val="1"/>
    </w:pPr>
    <w:rPr>
      <w:b/>
      <w:bCs/>
      <w:sz w:val="36"/>
      <w:szCs w:val="36"/>
    </w:rPr>
  </w:style>
  <w:style w:type="paragraph" w:styleId="Heading3">
    <w:name w:val="heading 3"/>
    <w:basedOn w:val="Normal"/>
    <w:link w:val="Heading3Char"/>
    <w:uiPriority w:val="9"/>
    <w:qFormat/>
    <w:pPr>
      <w:spacing w:before="100" w:beforeAutospacing="1" w:after="100" w:afterAutospacing="1"/>
      <w:outlineLvl w:val="2"/>
    </w:pPr>
    <w:rPr>
      <w:b/>
      <w:bCs/>
      <w:sz w:val="27"/>
      <w:szCs w:val="27"/>
    </w:rPr>
  </w:style>
  <w:style w:type="paragraph" w:styleId="Heading4">
    <w:name w:val="heading 4"/>
    <w:basedOn w:val="Normal"/>
    <w:link w:val="Heading4Char"/>
    <w:uiPriority w:val="9"/>
    <w:qFormat/>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4F81BD" w:themeColor="accent1"/>
      <w:sz w:val="26"/>
      <w:szCs w:val="26"/>
    </w:rPr>
  </w:style>
  <w:style w:type="paragraph" w:customStyle="1" w:styleId="noindent">
    <w:name w:val="noindent"/>
    <w:basedOn w:val="Normal"/>
    <w:pPr>
      <w:spacing w:before="100" w:beforeAutospacing="1" w:after="100" w:afterAutospacing="1"/>
    </w:pPr>
  </w:style>
  <w:style w:type="paragraph" w:customStyle="1" w:styleId="nopar">
    <w:name w:val="nopar"/>
    <w:basedOn w:val="Normal"/>
    <w:pPr>
      <w:spacing w:before="100" w:beforeAutospacing="1" w:after="100" w:afterAutospacing="1"/>
    </w:pPr>
  </w:style>
  <w:style w:type="paragraph" w:customStyle="1" w:styleId="indent">
    <w:name w:val="indent"/>
    <w:basedOn w:val="Normal"/>
    <w:pPr>
      <w:spacing w:before="100" w:beforeAutospacing="1" w:after="100" w:afterAutospacing="1"/>
      <w:ind w:firstLine="360"/>
    </w:pPr>
  </w:style>
  <w:style w:type="paragraph" w:styleId="NormalWeb">
    <w:name w:val="Normal (Web)"/>
    <w:basedOn w:val="Normal"/>
    <w:uiPriority w:val="99"/>
    <w:semiHidden/>
    <w:unhideWhenUsed/>
    <w:pPr>
      <w:spacing w:before="100" w:beforeAutospacing="1" w:after="100" w:afterAutospacing="1"/>
    </w:pPr>
  </w:style>
  <w:style w:type="paragraph" w:customStyle="1" w:styleId="bibitem">
    <w:name w:val="bibitem"/>
    <w:basedOn w:val="Normal"/>
    <w:pPr>
      <w:spacing w:before="144" w:after="144"/>
      <w:ind w:left="480" w:hanging="480"/>
    </w:pPr>
  </w:style>
  <w:style w:type="paragraph" w:customStyle="1" w:styleId="bibitem-p">
    <w:name w:val="bibitem-p"/>
    <w:basedOn w:val="Normal"/>
    <w:pPr>
      <w:spacing w:before="144" w:after="144"/>
      <w:ind w:left="480"/>
    </w:pPr>
  </w:style>
  <w:style w:type="paragraph" w:customStyle="1" w:styleId="pplr9e-x-x-172">
    <w:name w:val="pplr9e-x-x-172"/>
    <w:basedOn w:val="Normal"/>
    <w:pPr>
      <w:spacing w:before="100" w:beforeAutospacing="1" w:after="100" w:afterAutospacing="1"/>
    </w:pPr>
    <w:rPr>
      <w:sz w:val="37"/>
      <w:szCs w:val="37"/>
    </w:rPr>
  </w:style>
  <w:style w:type="paragraph" w:customStyle="1" w:styleId="pplr9e-x-x-120">
    <w:name w:val="pplr9e-x-x-120"/>
    <w:basedOn w:val="Normal"/>
    <w:pPr>
      <w:spacing w:before="100" w:beforeAutospacing="1" w:after="100" w:afterAutospacing="1"/>
    </w:pPr>
    <w:rPr>
      <w:sz w:val="26"/>
      <w:szCs w:val="26"/>
    </w:rPr>
  </w:style>
  <w:style w:type="paragraph" w:customStyle="1" w:styleId="ectt-1095">
    <w:name w:val="ectt-1095"/>
    <w:basedOn w:val="Normal"/>
    <w:pPr>
      <w:spacing w:before="100" w:beforeAutospacing="1" w:after="100" w:afterAutospacing="1"/>
    </w:pPr>
    <w:rPr>
      <w:rFonts w:ascii="Courier New" w:hAnsi="Courier New" w:cs="Courier New"/>
    </w:rPr>
  </w:style>
  <w:style w:type="paragraph" w:customStyle="1" w:styleId="pplr9t-x-x-80">
    <w:name w:val="pplr9t-x-x-80"/>
    <w:basedOn w:val="Normal"/>
    <w:pPr>
      <w:spacing w:before="100" w:beforeAutospacing="1" w:after="100" w:afterAutospacing="1"/>
    </w:pPr>
    <w:rPr>
      <w:sz w:val="17"/>
      <w:szCs w:val="17"/>
    </w:rPr>
  </w:style>
  <w:style w:type="paragraph" w:customStyle="1" w:styleId="zplmr7m-x-x-109">
    <w:name w:val="zplmr7m-x-x-109"/>
    <w:basedOn w:val="Normal"/>
    <w:pPr>
      <w:spacing w:before="100" w:beforeAutospacing="1" w:after="100" w:afterAutospacing="1"/>
    </w:pPr>
    <w:rPr>
      <w:i/>
      <w:iCs/>
    </w:rPr>
  </w:style>
  <w:style w:type="paragraph" w:customStyle="1" w:styleId="zplmr7m-x-x-80">
    <w:name w:val="zplmr7m-x-x-80"/>
    <w:basedOn w:val="Normal"/>
    <w:pPr>
      <w:spacing w:before="100" w:beforeAutospacing="1" w:after="100" w:afterAutospacing="1"/>
    </w:pPr>
    <w:rPr>
      <w:i/>
      <w:iCs/>
      <w:sz w:val="17"/>
      <w:szCs w:val="17"/>
    </w:rPr>
  </w:style>
  <w:style w:type="paragraph" w:customStyle="1" w:styleId="zplmr7y-x-x-80">
    <w:name w:val="zplmr7y-x-x-80"/>
    <w:basedOn w:val="Normal"/>
    <w:pPr>
      <w:spacing w:before="100" w:beforeAutospacing="1" w:after="100" w:afterAutospacing="1"/>
    </w:pPr>
    <w:rPr>
      <w:sz w:val="17"/>
      <w:szCs w:val="17"/>
    </w:rPr>
  </w:style>
  <w:style w:type="paragraph" w:customStyle="1" w:styleId="pplri9e-x-x-109">
    <w:name w:val="pplri9e-x-x-109"/>
    <w:basedOn w:val="Normal"/>
    <w:pPr>
      <w:spacing w:before="100" w:beforeAutospacing="1" w:after="100" w:afterAutospacing="1"/>
    </w:pPr>
    <w:rPr>
      <w:i/>
      <w:iCs/>
    </w:rPr>
  </w:style>
  <w:style w:type="paragraph" w:customStyle="1" w:styleId="zplmb7t-x-x-109">
    <w:name w:val="zplmb7t-x-x-109"/>
    <w:basedOn w:val="Normal"/>
    <w:pPr>
      <w:spacing w:before="100" w:beforeAutospacing="1" w:after="100" w:afterAutospacing="1"/>
    </w:pPr>
    <w:rPr>
      <w:b/>
      <w:bCs/>
    </w:rPr>
  </w:style>
  <w:style w:type="paragraph" w:customStyle="1" w:styleId="pplb9e-x-x-109">
    <w:name w:val="pplb9e-x-x-109"/>
    <w:basedOn w:val="Normal"/>
    <w:pPr>
      <w:spacing w:before="100" w:beforeAutospacing="1" w:after="100" w:afterAutospacing="1"/>
    </w:pPr>
    <w:rPr>
      <w:b/>
      <w:bCs/>
    </w:rPr>
  </w:style>
  <w:style w:type="paragraph" w:customStyle="1" w:styleId="pplr9e-">
    <w:name w:val="pplr9e-"/>
    <w:basedOn w:val="Normal"/>
    <w:pPr>
      <w:spacing w:before="100" w:beforeAutospacing="1" w:after="100" w:afterAutospacing="1"/>
    </w:pPr>
    <w:rPr>
      <w:sz w:val="22"/>
      <w:szCs w:val="22"/>
    </w:rPr>
  </w:style>
  <w:style w:type="paragraph" w:customStyle="1" w:styleId="enumerate1">
    <w:name w:val="enumerate1"/>
    <w:basedOn w:val="Normal"/>
    <w:pPr>
      <w:spacing w:before="100" w:beforeAutospacing="1" w:after="100" w:afterAutospacing="1"/>
    </w:pPr>
  </w:style>
  <w:style w:type="paragraph" w:customStyle="1" w:styleId="enumerate2">
    <w:name w:val="enumerate2"/>
    <w:basedOn w:val="Normal"/>
    <w:pPr>
      <w:spacing w:before="100" w:beforeAutospacing="1" w:after="100" w:afterAutospacing="1"/>
    </w:pPr>
  </w:style>
  <w:style w:type="paragraph" w:customStyle="1" w:styleId="enumerate3">
    <w:name w:val="enumerate3"/>
    <w:basedOn w:val="Normal"/>
    <w:pPr>
      <w:spacing w:before="100" w:beforeAutospacing="1" w:after="100" w:afterAutospacing="1"/>
    </w:pPr>
  </w:style>
  <w:style w:type="paragraph" w:customStyle="1" w:styleId="enumerate4">
    <w:name w:val="enumerate4"/>
    <w:basedOn w:val="Normal"/>
    <w:pPr>
      <w:spacing w:before="100" w:beforeAutospacing="1" w:after="100" w:afterAutospacing="1"/>
    </w:pPr>
  </w:style>
  <w:style w:type="paragraph" w:customStyle="1" w:styleId="obeylines-h">
    <w:name w:val="obeylines-h"/>
    <w:basedOn w:val="Normal"/>
    <w:pPr>
      <w:spacing w:before="100" w:beforeAutospacing="1" w:after="100" w:afterAutospacing="1"/>
    </w:pPr>
  </w:style>
  <w:style w:type="paragraph" w:customStyle="1" w:styleId="obeylines-v">
    <w:name w:val="obeylines-v"/>
    <w:basedOn w:val="Normal"/>
    <w:pPr>
      <w:spacing w:before="100" w:beforeAutospacing="1" w:after="100" w:afterAutospacing="1"/>
    </w:pPr>
  </w:style>
  <w:style w:type="paragraph" w:customStyle="1" w:styleId="centerline">
    <w:name w:val="centerline"/>
    <w:basedOn w:val="Normal"/>
    <w:pPr>
      <w:spacing w:before="100" w:beforeAutospacing="1" w:after="100" w:afterAutospacing="1"/>
      <w:jc w:val="center"/>
    </w:pPr>
  </w:style>
  <w:style w:type="paragraph" w:customStyle="1" w:styleId="rightline">
    <w:name w:val="rightline"/>
    <w:basedOn w:val="Normal"/>
    <w:pPr>
      <w:spacing w:before="100" w:beforeAutospacing="1" w:after="100" w:afterAutospacing="1"/>
      <w:jc w:val="right"/>
    </w:pPr>
  </w:style>
  <w:style w:type="paragraph" w:customStyle="1" w:styleId="fbox">
    <w:name w:val="fbox"/>
    <w:basedOn w:val="Normal"/>
    <w:pPr>
      <w:pBdr>
        <w:top w:val="single" w:sz="2" w:space="0" w:color="000000"/>
        <w:left w:val="single" w:sz="2" w:space="3" w:color="000000"/>
        <w:bottom w:val="single" w:sz="2" w:space="0" w:color="000000"/>
        <w:right w:val="single" w:sz="2" w:space="3" w:color="000000"/>
      </w:pBdr>
      <w:spacing w:before="100" w:beforeAutospacing="1" w:after="100" w:afterAutospacing="1"/>
    </w:pPr>
  </w:style>
  <w:style w:type="paragraph" w:customStyle="1" w:styleId="underline">
    <w:name w:val="underline"/>
    <w:basedOn w:val="Normal"/>
    <w:pPr>
      <w:spacing w:before="100" w:beforeAutospacing="1" w:after="100" w:afterAutospacing="1"/>
    </w:pPr>
    <w:rPr>
      <w:u w:val="single"/>
    </w:rPr>
  </w:style>
  <w:style w:type="paragraph" w:customStyle="1" w:styleId="framebox-c">
    <w:name w:val="framebox-c"/>
    <w:basedOn w:val="Normal"/>
    <w:pPr>
      <w:pBdr>
        <w:top w:val="single" w:sz="2" w:space="0" w:color="000000"/>
        <w:left w:val="single" w:sz="2" w:space="3" w:color="000000"/>
        <w:bottom w:val="single" w:sz="2" w:space="0" w:color="000000"/>
        <w:right w:val="single" w:sz="2" w:space="3" w:color="000000"/>
      </w:pBdr>
      <w:spacing w:before="100" w:beforeAutospacing="1" w:after="100" w:afterAutospacing="1"/>
      <w:jc w:val="center"/>
    </w:pPr>
  </w:style>
  <w:style w:type="paragraph" w:customStyle="1" w:styleId="framebox-l">
    <w:name w:val="framebox-l"/>
    <w:basedOn w:val="Normal"/>
    <w:pPr>
      <w:pBdr>
        <w:top w:val="single" w:sz="2" w:space="0" w:color="000000"/>
        <w:left w:val="single" w:sz="2" w:space="3" w:color="000000"/>
        <w:bottom w:val="single" w:sz="2" w:space="0" w:color="000000"/>
        <w:right w:val="single" w:sz="2" w:space="3" w:color="000000"/>
      </w:pBdr>
      <w:spacing w:before="100" w:beforeAutospacing="1" w:after="100" w:afterAutospacing="1"/>
    </w:pPr>
  </w:style>
  <w:style w:type="paragraph" w:customStyle="1" w:styleId="framebox-r">
    <w:name w:val="framebox-r"/>
    <w:basedOn w:val="Normal"/>
    <w:pPr>
      <w:pBdr>
        <w:top w:val="single" w:sz="2" w:space="0" w:color="000000"/>
        <w:left w:val="single" w:sz="2" w:space="3" w:color="000000"/>
        <w:bottom w:val="single" w:sz="2" w:space="0" w:color="000000"/>
        <w:right w:val="single" w:sz="2" w:space="3" w:color="000000"/>
      </w:pBdr>
      <w:spacing w:before="100" w:beforeAutospacing="1" w:after="100" w:afterAutospacing="1"/>
      <w:jc w:val="right"/>
    </w:pPr>
  </w:style>
  <w:style w:type="paragraph" w:customStyle="1" w:styleId="tabbing-right">
    <w:name w:val="tabbing-right"/>
    <w:basedOn w:val="Normal"/>
    <w:pPr>
      <w:spacing w:before="100" w:beforeAutospacing="1" w:after="100" w:afterAutospacing="1"/>
      <w:jc w:val="right"/>
    </w:pPr>
  </w:style>
  <w:style w:type="paragraph" w:customStyle="1" w:styleId="marginpar">
    <w:name w:val="marginpar"/>
    <w:basedOn w:val="Normal"/>
    <w:pPr>
      <w:spacing w:before="120" w:after="100" w:afterAutospacing="1"/>
    </w:pPr>
    <w:rPr>
      <w:sz w:val="20"/>
      <w:szCs w:val="20"/>
      <w:u w:val="single"/>
    </w:rPr>
  </w:style>
  <w:style w:type="paragraph" w:customStyle="1" w:styleId="parttoc">
    <w:name w:val="parttoc"/>
    <w:basedOn w:val="Normal"/>
    <w:pPr>
      <w:spacing w:before="100" w:beforeAutospacing="1" w:after="100" w:afterAutospacing="1" w:line="480" w:lineRule="auto"/>
    </w:pPr>
    <w:rPr>
      <w:b/>
      <w:bCs/>
      <w:sz w:val="26"/>
      <w:szCs w:val="26"/>
    </w:rPr>
  </w:style>
  <w:style w:type="paragraph" w:customStyle="1" w:styleId="likeparttoc">
    <w:name w:val="likeparttoc"/>
    <w:basedOn w:val="Normal"/>
    <w:pPr>
      <w:spacing w:before="100" w:beforeAutospacing="1" w:after="100" w:afterAutospacing="1" w:line="480" w:lineRule="auto"/>
    </w:pPr>
    <w:rPr>
      <w:b/>
      <w:bCs/>
      <w:sz w:val="26"/>
      <w:szCs w:val="26"/>
    </w:rPr>
  </w:style>
  <w:style w:type="paragraph" w:customStyle="1" w:styleId="index-item">
    <w:name w:val="index-item"/>
    <w:basedOn w:val="Normal"/>
    <w:pPr>
      <w:spacing w:before="100" w:beforeAutospacing="1" w:after="100" w:afterAutospacing="1"/>
    </w:pPr>
  </w:style>
  <w:style w:type="paragraph" w:customStyle="1" w:styleId="index-subitem">
    <w:name w:val="index-subitem"/>
    <w:basedOn w:val="Normal"/>
    <w:pPr>
      <w:spacing w:before="100" w:beforeAutospacing="1" w:after="100" w:afterAutospacing="1"/>
    </w:pPr>
  </w:style>
  <w:style w:type="paragraph" w:customStyle="1" w:styleId="index-subsubitem">
    <w:name w:val="index-subsubitem"/>
    <w:basedOn w:val="Normal"/>
    <w:pPr>
      <w:spacing w:before="100" w:beforeAutospacing="1" w:after="100" w:afterAutospacing="1"/>
    </w:pPr>
  </w:style>
  <w:style w:type="paragraph" w:customStyle="1" w:styleId="paragraphhead">
    <w:name w:val="paragraphhead"/>
    <w:basedOn w:val="Normal"/>
    <w:pPr>
      <w:spacing w:before="480" w:after="100" w:afterAutospacing="1"/>
    </w:pPr>
    <w:rPr>
      <w:b/>
      <w:bCs/>
    </w:rPr>
  </w:style>
  <w:style w:type="paragraph" w:customStyle="1" w:styleId="likeparagraphhead">
    <w:name w:val="likeparagraphhead"/>
    <w:basedOn w:val="Normal"/>
    <w:pPr>
      <w:spacing w:before="480" w:after="100" w:afterAutospacing="1"/>
    </w:pPr>
    <w:rPr>
      <w:b/>
      <w:bCs/>
    </w:rPr>
  </w:style>
  <w:style w:type="paragraph" w:customStyle="1" w:styleId="subparagraphhead">
    <w:name w:val="subparagraphhead"/>
    <w:basedOn w:val="Normal"/>
    <w:pPr>
      <w:spacing w:before="100" w:beforeAutospacing="1" w:after="100" w:afterAutospacing="1"/>
    </w:pPr>
    <w:rPr>
      <w:b/>
      <w:bCs/>
    </w:rPr>
  </w:style>
  <w:style w:type="paragraph" w:customStyle="1" w:styleId="likesubparagraphhead">
    <w:name w:val="likesubparagraphhead"/>
    <w:basedOn w:val="Normal"/>
    <w:pPr>
      <w:spacing w:before="100" w:beforeAutospacing="1" w:after="100" w:afterAutospacing="1"/>
    </w:pPr>
    <w:rPr>
      <w:b/>
      <w:bCs/>
    </w:rPr>
  </w:style>
  <w:style w:type="paragraph" w:customStyle="1" w:styleId="quote">
    <w:name w:val="quote"/>
    <w:basedOn w:val="Normal"/>
    <w:pPr>
      <w:spacing w:before="60" w:after="60"/>
      <w:ind w:left="240" w:right="240"/>
      <w:jc w:val="both"/>
    </w:pPr>
  </w:style>
  <w:style w:type="paragraph" w:customStyle="1" w:styleId="verse">
    <w:name w:val="verse"/>
    <w:basedOn w:val="Normal"/>
    <w:pPr>
      <w:spacing w:before="100" w:beforeAutospacing="1" w:after="100" w:afterAutospacing="1"/>
      <w:ind w:left="480"/>
    </w:pPr>
  </w:style>
  <w:style w:type="paragraph" w:customStyle="1" w:styleId="quotation">
    <w:name w:val="quotation"/>
    <w:basedOn w:val="Normal"/>
    <w:pPr>
      <w:spacing w:before="60" w:after="60"/>
      <w:ind w:left="240"/>
    </w:pPr>
  </w:style>
  <w:style w:type="character" w:customStyle="1" w:styleId="thank-mark">
    <w:name w:val="thank-mark"/>
    <w:basedOn w:val="DefaultParagraphFont"/>
    <w:rPr>
      <w:vertAlign w:val="superscript"/>
    </w:rPr>
  </w:style>
  <w:style w:type="character" w:customStyle="1" w:styleId="tex">
    <w:name w:val="tex"/>
    <w:basedOn w:val="DefaultParagraphFont"/>
    <w:rPr>
      <w:spacing w:val="-30"/>
    </w:rPr>
  </w:style>
  <w:style w:type="character" w:customStyle="1" w:styleId="a">
    <w:name w:val="a"/>
    <w:basedOn w:val="DefaultParagraphFont"/>
  </w:style>
  <w:style w:type="character" w:customStyle="1" w:styleId="id">
    <w:name w:val="id"/>
    <w:basedOn w:val="DefaultParagraphFont"/>
  </w:style>
  <w:style w:type="character" w:customStyle="1" w:styleId="e">
    <w:name w:val="e"/>
    <w:basedOn w:val="DefaultParagraphFont"/>
  </w:style>
  <w:style w:type="paragraph" w:customStyle="1" w:styleId="noindent1">
    <w:name w:val="noindent1"/>
    <w:basedOn w:val="Normal"/>
    <w:pPr>
      <w:spacing w:after="100" w:afterAutospacing="1"/>
    </w:pPr>
  </w:style>
  <w:style w:type="paragraph" w:customStyle="1" w:styleId="indent1">
    <w:name w:val="indent1"/>
    <w:basedOn w:val="Normal"/>
    <w:pPr>
      <w:spacing w:before="100" w:beforeAutospacing="1" w:after="100" w:afterAutospacing="1"/>
    </w:pPr>
  </w:style>
  <w:style w:type="character" w:customStyle="1" w:styleId="e1">
    <w:name w:val="e1"/>
    <w:basedOn w:val="DefaultParagraphFont"/>
    <w:rPr>
      <w:strike w:val="0"/>
      <w:dstrike w:val="0"/>
      <w:u w:val="none"/>
      <w:effect w:val="none"/>
    </w:rPr>
  </w:style>
  <w:style w:type="character" w:customStyle="1" w:styleId="a1">
    <w:name w:val="a1"/>
    <w:basedOn w:val="DefaultParagraphFont"/>
    <w:rPr>
      <w:sz w:val="20"/>
      <w:szCs w:val="20"/>
    </w:rPr>
  </w:style>
  <w:style w:type="character" w:customStyle="1" w:styleId="id1">
    <w:name w:val="id1"/>
    <w:basedOn w:val="DefaultParagraphFont"/>
    <w:rPr>
      <w:b/>
      <w:bCs/>
    </w:rPr>
  </w:style>
  <w:style w:type="character" w:customStyle="1" w:styleId="pplr9e-x-x-1201">
    <w:name w:val="pplr9e-x-x-1201"/>
    <w:basedOn w:val="DefaultParagraphFont"/>
    <w:rPr>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4F81BD" w:themeColor="accent1"/>
      <w:sz w:val="24"/>
      <w:szCs w:val="24"/>
    </w:rPr>
  </w:style>
  <w:style w:type="character" w:customStyle="1" w:styleId="titlemark">
    <w:name w:val="titlemark"/>
    <w:basedOn w:val="DefaultParagraphFont"/>
  </w:style>
  <w:style w:type="character" w:customStyle="1" w:styleId="zplmr7y-x-x-801">
    <w:name w:val="zplmr7y-x-x-801"/>
    <w:basedOn w:val="DefaultParagraphFont"/>
    <w:rPr>
      <w:sz w:val="17"/>
      <w:szCs w:val="17"/>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4F81BD" w:themeColor="accent1"/>
      <w:sz w:val="24"/>
      <w:szCs w:val="24"/>
    </w:rPr>
  </w:style>
  <w:style w:type="character" w:customStyle="1" w:styleId="pplr9t-x-x-109">
    <w:name w:val="pplr9t-x-x-109"/>
    <w:basedOn w:val="DefaultParagraphFont"/>
  </w:style>
  <w:style w:type="character" w:customStyle="1" w:styleId="zplmr7m-x-x-1091">
    <w:name w:val="zplmr7m-x-x-1091"/>
    <w:basedOn w:val="DefaultParagraphFont"/>
    <w:rPr>
      <w:i/>
      <w:iCs/>
    </w:rPr>
  </w:style>
  <w:style w:type="character" w:customStyle="1" w:styleId="pplri9e-x-x-1091">
    <w:name w:val="pplri9e-x-x-1091"/>
    <w:basedOn w:val="DefaultParagraphFont"/>
    <w:rPr>
      <w:i/>
      <w:iCs/>
    </w:rPr>
  </w:style>
  <w:style w:type="character" w:customStyle="1" w:styleId="zplmr7y-x-x-109">
    <w:name w:val="zplmr7y-x-x-109"/>
    <w:basedOn w:val="DefaultParagraphFont"/>
  </w:style>
  <w:style w:type="character" w:customStyle="1" w:styleId="ectt-10951">
    <w:name w:val="ectt-10951"/>
    <w:basedOn w:val="DefaultParagraphFont"/>
    <w:rPr>
      <w:rFonts w:ascii="Courier New" w:hAnsi="Courier New" w:cs="Courier New" w:hint="default"/>
    </w:rPr>
  </w:style>
  <w:style w:type="character" w:customStyle="1" w:styleId="zplmr7m-x-x-801">
    <w:name w:val="zplmr7m-x-x-801"/>
    <w:basedOn w:val="DefaultParagraphFont"/>
    <w:rPr>
      <w:i/>
      <w:iCs/>
      <w:sz w:val="17"/>
      <w:szCs w:val="17"/>
    </w:rPr>
  </w:style>
  <w:style w:type="character" w:customStyle="1" w:styleId="zplmr7t-x-x-109">
    <w:name w:val="zplmr7t-x-x-109"/>
    <w:basedOn w:val="DefaultParagraphFont"/>
  </w:style>
  <w:style w:type="character" w:customStyle="1" w:styleId="pplr9t-x-x-801">
    <w:name w:val="pplr9t-x-x-801"/>
    <w:basedOn w:val="DefaultParagraphFont"/>
    <w:rPr>
      <w:sz w:val="17"/>
      <w:szCs w:val="17"/>
    </w:rPr>
  </w:style>
  <w:style w:type="character" w:customStyle="1" w:styleId="zplmb7t-x-x-1091">
    <w:name w:val="zplmb7t-x-x-1091"/>
    <w:basedOn w:val="DefaultParagraphFont"/>
    <w:rPr>
      <w:b/>
      <w:bCs/>
    </w:rPr>
  </w:style>
  <w:style w:type="character" w:customStyle="1" w:styleId="zplmr7v-x-x-109">
    <w:name w:val="zplmr7v-x-x-109"/>
    <w:basedOn w:val="DefaultParagraphFont"/>
  </w:style>
  <w:style w:type="character" w:customStyle="1" w:styleId="bar-css">
    <w:name w:val="bar-css"/>
    <w:basedOn w:val="DefaultParagraphFont"/>
  </w:style>
  <w:style w:type="character" w:customStyle="1" w:styleId="content">
    <w:name w:val="content"/>
    <w:basedOn w:val="DefaultParagraphFont"/>
  </w:style>
  <w:style w:type="character" w:customStyle="1" w:styleId="pplb9e-x-x-1091">
    <w:name w:val="pplb9e-x-x-1091"/>
    <w:basedOn w:val="DefaultParagraphFont"/>
    <w:rPr>
      <w:b/>
      <w:bCs/>
    </w:rPr>
  </w:style>
  <w:style w:type="character" w:customStyle="1" w:styleId="pplr9e-1">
    <w:name w:val="pplr9e-1"/>
    <w:basedOn w:val="DefaultParagraphFont"/>
    <w:rPr>
      <w:sz w:val="22"/>
      <w:szCs w:val="22"/>
    </w:rPr>
  </w:style>
  <w:style w:type="character" w:customStyle="1" w:styleId="biblabel">
    <w:name w:val="biblabel"/>
    <w:basedOn w:val="DefaultParagraphFont"/>
  </w:style>
  <w:style w:type="character" w:customStyle="1" w:styleId="bibsp">
    <w:name w:val="bibsp"/>
    <w:basedOn w:val="DefaultParagraphFont"/>
  </w:style>
  <w:style w:type="paragraph" w:styleId="BalloonText">
    <w:name w:val="Balloon Text"/>
    <w:basedOn w:val="Normal"/>
    <w:link w:val="BalloonTextChar"/>
    <w:uiPriority w:val="99"/>
    <w:semiHidden/>
    <w:unhideWhenUsed/>
    <w:rsid w:val="004343A2"/>
    <w:rPr>
      <w:rFonts w:ascii="Tahoma" w:hAnsi="Tahoma" w:cs="Tahoma"/>
      <w:sz w:val="16"/>
      <w:szCs w:val="16"/>
    </w:rPr>
  </w:style>
  <w:style w:type="character" w:customStyle="1" w:styleId="BalloonTextChar">
    <w:name w:val="Balloon Text Char"/>
    <w:basedOn w:val="DefaultParagraphFont"/>
    <w:link w:val="BalloonText"/>
    <w:uiPriority w:val="99"/>
    <w:semiHidden/>
    <w:rsid w:val="004343A2"/>
    <w:rPr>
      <w:rFonts w:ascii="Tahoma" w:eastAsiaTheme="minorEastAsia" w:hAnsi="Tahoma" w:cs="Tahoma"/>
      <w:sz w:val="16"/>
      <w:szCs w:val="16"/>
    </w:rPr>
  </w:style>
  <w:style w:type="paragraph" w:styleId="Header">
    <w:name w:val="header"/>
    <w:basedOn w:val="Normal"/>
    <w:link w:val="HeaderChar"/>
    <w:uiPriority w:val="99"/>
    <w:unhideWhenUsed/>
    <w:rsid w:val="007406EA"/>
    <w:pPr>
      <w:tabs>
        <w:tab w:val="center" w:pos="4680"/>
        <w:tab w:val="right" w:pos="9360"/>
      </w:tabs>
    </w:pPr>
  </w:style>
  <w:style w:type="character" w:customStyle="1" w:styleId="HeaderChar">
    <w:name w:val="Header Char"/>
    <w:basedOn w:val="DefaultParagraphFont"/>
    <w:link w:val="Header"/>
    <w:uiPriority w:val="99"/>
    <w:rsid w:val="007406EA"/>
    <w:rPr>
      <w:rFonts w:eastAsiaTheme="minorEastAsia"/>
      <w:sz w:val="24"/>
      <w:szCs w:val="24"/>
    </w:rPr>
  </w:style>
  <w:style w:type="paragraph" w:styleId="Footer">
    <w:name w:val="footer"/>
    <w:basedOn w:val="Normal"/>
    <w:link w:val="FooterChar"/>
    <w:uiPriority w:val="99"/>
    <w:unhideWhenUsed/>
    <w:rsid w:val="007406EA"/>
    <w:pPr>
      <w:tabs>
        <w:tab w:val="center" w:pos="4680"/>
        <w:tab w:val="right" w:pos="9360"/>
      </w:tabs>
    </w:pPr>
  </w:style>
  <w:style w:type="character" w:customStyle="1" w:styleId="FooterChar">
    <w:name w:val="Footer Char"/>
    <w:basedOn w:val="DefaultParagraphFont"/>
    <w:link w:val="Footer"/>
    <w:uiPriority w:val="99"/>
    <w:rsid w:val="007406EA"/>
    <w:rPr>
      <w:rFonts w:eastAsiaTheme="minorEastAsia"/>
      <w:sz w:val="24"/>
      <w:szCs w:val="24"/>
    </w:rPr>
  </w:style>
  <w:style w:type="character" w:styleId="CommentReference">
    <w:name w:val="annotation reference"/>
    <w:basedOn w:val="DefaultParagraphFont"/>
    <w:uiPriority w:val="99"/>
    <w:semiHidden/>
    <w:unhideWhenUsed/>
    <w:rsid w:val="004C32BB"/>
    <w:rPr>
      <w:sz w:val="18"/>
      <w:szCs w:val="18"/>
    </w:rPr>
  </w:style>
  <w:style w:type="paragraph" w:styleId="CommentText">
    <w:name w:val="annotation text"/>
    <w:basedOn w:val="Normal"/>
    <w:link w:val="CommentTextChar"/>
    <w:uiPriority w:val="99"/>
    <w:semiHidden/>
    <w:unhideWhenUsed/>
    <w:rsid w:val="004C32BB"/>
  </w:style>
  <w:style w:type="character" w:customStyle="1" w:styleId="CommentTextChar">
    <w:name w:val="Comment Text Char"/>
    <w:basedOn w:val="DefaultParagraphFont"/>
    <w:link w:val="CommentText"/>
    <w:uiPriority w:val="99"/>
    <w:semiHidden/>
    <w:rsid w:val="004C32BB"/>
    <w:rPr>
      <w:rFonts w:eastAsiaTheme="minorEastAsia"/>
      <w:sz w:val="24"/>
      <w:szCs w:val="24"/>
    </w:rPr>
  </w:style>
  <w:style w:type="paragraph" w:styleId="CommentSubject">
    <w:name w:val="annotation subject"/>
    <w:basedOn w:val="CommentText"/>
    <w:next w:val="CommentText"/>
    <w:link w:val="CommentSubjectChar"/>
    <w:uiPriority w:val="99"/>
    <w:semiHidden/>
    <w:unhideWhenUsed/>
    <w:rsid w:val="004C32BB"/>
    <w:rPr>
      <w:b/>
      <w:bCs/>
      <w:sz w:val="20"/>
      <w:szCs w:val="20"/>
    </w:rPr>
  </w:style>
  <w:style w:type="character" w:customStyle="1" w:styleId="CommentSubjectChar">
    <w:name w:val="Comment Subject Char"/>
    <w:basedOn w:val="CommentTextChar"/>
    <w:link w:val="CommentSubject"/>
    <w:uiPriority w:val="99"/>
    <w:semiHidden/>
    <w:rsid w:val="004C32BB"/>
    <w:rPr>
      <w:rFonts w:eastAsiaTheme="minorEastAsia"/>
      <w:b/>
      <w:bCs/>
      <w:sz w:val="24"/>
      <w:szCs w:val="24"/>
    </w:rPr>
  </w:style>
  <w:style w:type="paragraph" w:styleId="Revision">
    <w:name w:val="Revision"/>
    <w:hidden/>
    <w:uiPriority w:val="99"/>
    <w:semiHidden/>
    <w:rsid w:val="00C97FB3"/>
    <w:rPr>
      <w:rFonts w:eastAsiaTheme="minor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119210">
      <w:marLeft w:val="0"/>
      <w:marRight w:val="0"/>
      <w:marTop w:val="0"/>
      <w:marBottom w:val="0"/>
      <w:divBdr>
        <w:top w:val="none" w:sz="0" w:space="0" w:color="auto"/>
        <w:left w:val="none" w:sz="0" w:space="0" w:color="auto"/>
        <w:bottom w:val="none" w:sz="0" w:space="0" w:color="auto"/>
        <w:right w:val="none" w:sz="0" w:space="0" w:color="auto"/>
      </w:divBdr>
      <w:divsChild>
        <w:div w:id="1191065714">
          <w:marLeft w:val="0"/>
          <w:marRight w:val="0"/>
          <w:marTop w:val="0"/>
          <w:marBottom w:val="0"/>
          <w:divBdr>
            <w:top w:val="none" w:sz="0" w:space="0" w:color="auto"/>
            <w:left w:val="none" w:sz="0" w:space="0" w:color="auto"/>
            <w:bottom w:val="none" w:sz="0" w:space="0" w:color="auto"/>
            <w:right w:val="none" w:sz="0" w:space="0" w:color="auto"/>
          </w:divBdr>
          <w:divsChild>
            <w:div w:id="2141681300">
              <w:marLeft w:val="240"/>
              <w:marRight w:val="240"/>
              <w:marTop w:val="0"/>
              <w:marBottom w:val="0"/>
              <w:divBdr>
                <w:top w:val="none" w:sz="0" w:space="0" w:color="auto"/>
                <w:left w:val="none" w:sz="0" w:space="0" w:color="auto"/>
                <w:bottom w:val="none" w:sz="0" w:space="0" w:color="auto"/>
                <w:right w:val="none" w:sz="0" w:space="0" w:color="auto"/>
              </w:divBdr>
              <w:divsChild>
                <w:div w:id="1188057131">
                  <w:marLeft w:val="0"/>
                  <w:marRight w:val="0"/>
                  <w:marTop w:val="120"/>
                  <w:marBottom w:val="120"/>
                  <w:divBdr>
                    <w:top w:val="none" w:sz="0" w:space="0" w:color="auto"/>
                    <w:left w:val="none" w:sz="0" w:space="0" w:color="auto"/>
                    <w:bottom w:val="none" w:sz="0" w:space="0" w:color="auto"/>
                    <w:right w:val="none" w:sz="0" w:space="0" w:color="auto"/>
                  </w:divBdr>
                </w:div>
                <w:div w:id="529537816">
                  <w:marLeft w:val="72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187063093">
      <w:marLeft w:val="0"/>
      <w:marRight w:val="0"/>
      <w:marTop w:val="0"/>
      <w:marBottom w:val="0"/>
      <w:divBdr>
        <w:top w:val="none" w:sz="0" w:space="0" w:color="auto"/>
        <w:left w:val="none" w:sz="0" w:space="0" w:color="auto"/>
        <w:bottom w:val="none" w:sz="0" w:space="0" w:color="auto"/>
        <w:right w:val="none" w:sz="0" w:space="0" w:color="auto"/>
      </w:divBdr>
      <w:divsChild>
        <w:div w:id="1649048658">
          <w:marLeft w:val="720"/>
          <w:marRight w:val="240"/>
          <w:marTop w:val="0"/>
          <w:marBottom w:val="0"/>
          <w:divBdr>
            <w:top w:val="none" w:sz="0" w:space="0" w:color="auto"/>
            <w:left w:val="none" w:sz="0" w:space="0" w:color="auto"/>
            <w:bottom w:val="none" w:sz="0" w:space="0" w:color="auto"/>
            <w:right w:val="none" w:sz="0" w:space="0" w:color="auto"/>
          </w:divBdr>
        </w:div>
      </w:divsChild>
    </w:div>
    <w:div w:id="301278211">
      <w:marLeft w:val="0"/>
      <w:marRight w:val="0"/>
      <w:marTop w:val="0"/>
      <w:marBottom w:val="0"/>
      <w:divBdr>
        <w:top w:val="none" w:sz="0" w:space="0" w:color="auto"/>
        <w:left w:val="none" w:sz="0" w:space="0" w:color="auto"/>
        <w:bottom w:val="none" w:sz="0" w:space="0" w:color="auto"/>
        <w:right w:val="none" w:sz="0" w:space="0" w:color="auto"/>
      </w:divBdr>
      <w:divsChild>
        <w:div w:id="1392849637">
          <w:marLeft w:val="720"/>
          <w:marRight w:val="240"/>
          <w:marTop w:val="0"/>
          <w:marBottom w:val="0"/>
          <w:divBdr>
            <w:top w:val="none" w:sz="0" w:space="0" w:color="auto"/>
            <w:left w:val="none" w:sz="0" w:space="0" w:color="auto"/>
            <w:bottom w:val="none" w:sz="0" w:space="0" w:color="auto"/>
            <w:right w:val="none" w:sz="0" w:space="0" w:color="auto"/>
          </w:divBdr>
        </w:div>
      </w:divsChild>
    </w:div>
    <w:div w:id="310252876">
      <w:marLeft w:val="0"/>
      <w:marRight w:val="0"/>
      <w:marTop w:val="0"/>
      <w:marBottom w:val="0"/>
      <w:divBdr>
        <w:top w:val="none" w:sz="0" w:space="0" w:color="auto"/>
        <w:left w:val="none" w:sz="0" w:space="0" w:color="auto"/>
        <w:bottom w:val="none" w:sz="0" w:space="0" w:color="auto"/>
        <w:right w:val="none" w:sz="0" w:space="0" w:color="auto"/>
      </w:divBdr>
    </w:div>
    <w:div w:id="388383350">
      <w:marLeft w:val="0"/>
      <w:marRight w:val="0"/>
      <w:marTop w:val="0"/>
      <w:marBottom w:val="0"/>
      <w:divBdr>
        <w:top w:val="none" w:sz="0" w:space="0" w:color="auto"/>
        <w:left w:val="none" w:sz="0" w:space="0" w:color="auto"/>
        <w:bottom w:val="none" w:sz="0" w:space="0" w:color="auto"/>
        <w:right w:val="none" w:sz="0" w:space="0" w:color="auto"/>
      </w:divBdr>
      <w:divsChild>
        <w:div w:id="515389127">
          <w:marLeft w:val="720"/>
          <w:marRight w:val="240"/>
          <w:marTop w:val="0"/>
          <w:marBottom w:val="0"/>
          <w:divBdr>
            <w:top w:val="none" w:sz="0" w:space="0" w:color="auto"/>
            <w:left w:val="none" w:sz="0" w:space="0" w:color="auto"/>
            <w:bottom w:val="none" w:sz="0" w:space="0" w:color="auto"/>
            <w:right w:val="none" w:sz="0" w:space="0" w:color="auto"/>
          </w:divBdr>
        </w:div>
      </w:divsChild>
    </w:div>
    <w:div w:id="576207913">
      <w:marLeft w:val="0"/>
      <w:marRight w:val="0"/>
      <w:marTop w:val="0"/>
      <w:marBottom w:val="0"/>
      <w:divBdr>
        <w:top w:val="none" w:sz="0" w:space="0" w:color="auto"/>
        <w:left w:val="none" w:sz="0" w:space="0" w:color="auto"/>
        <w:bottom w:val="none" w:sz="0" w:space="0" w:color="auto"/>
        <w:right w:val="none" w:sz="0" w:space="0" w:color="auto"/>
      </w:divBdr>
      <w:divsChild>
        <w:div w:id="145712146">
          <w:marLeft w:val="720"/>
          <w:marRight w:val="240"/>
          <w:marTop w:val="0"/>
          <w:marBottom w:val="0"/>
          <w:divBdr>
            <w:top w:val="none" w:sz="0" w:space="0" w:color="auto"/>
            <w:left w:val="none" w:sz="0" w:space="0" w:color="auto"/>
            <w:bottom w:val="none" w:sz="0" w:space="0" w:color="auto"/>
            <w:right w:val="none" w:sz="0" w:space="0" w:color="auto"/>
          </w:divBdr>
        </w:div>
      </w:divsChild>
    </w:div>
    <w:div w:id="639919740">
      <w:marLeft w:val="0"/>
      <w:marRight w:val="0"/>
      <w:marTop w:val="0"/>
      <w:marBottom w:val="480"/>
      <w:divBdr>
        <w:top w:val="none" w:sz="0" w:space="0" w:color="auto"/>
        <w:left w:val="none" w:sz="0" w:space="0" w:color="auto"/>
        <w:bottom w:val="none" w:sz="0" w:space="0" w:color="auto"/>
        <w:right w:val="none" w:sz="0" w:space="0" w:color="auto"/>
      </w:divBdr>
    </w:div>
    <w:div w:id="900596789">
      <w:marLeft w:val="0"/>
      <w:marRight w:val="0"/>
      <w:marTop w:val="0"/>
      <w:marBottom w:val="0"/>
      <w:divBdr>
        <w:top w:val="none" w:sz="0" w:space="0" w:color="auto"/>
        <w:left w:val="none" w:sz="0" w:space="0" w:color="auto"/>
        <w:bottom w:val="none" w:sz="0" w:space="0" w:color="auto"/>
        <w:right w:val="none" w:sz="0" w:space="0" w:color="auto"/>
      </w:divBdr>
      <w:divsChild>
        <w:div w:id="10375212">
          <w:marLeft w:val="720"/>
          <w:marRight w:val="240"/>
          <w:marTop w:val="0"/>
          <w:marBottom w:val="0"/>
          <w:divBdr>
            <w:top w:val="none" w:sz="0" w:space="0" w:color="auto"/>
            <w:left w:val="none" w:sz="0" w:space="0" w:color="auto"/>
            <w:bottom w:val="none" w:sz="0" w:space="0" w:color="auto"/>
            <w:right w:val="none" w:sz="0" w:space="0" w:color="auto"/>
          </w:divBdr>
        </w:div>
      </w:divsChild>
    </w:div>
    <w:div w:id="931277208">
      <w:marLeft w:val="0"/>
      <w:marRight w:val="0"/>
      <w:marTop w:val="0"/>
      <w:marBottom w:val="0"/>
      <w:divBdr>
        <w:top w:val="none" w:sz="0" w:space="0" w:color="auto"/>
        <w:left w:val="none" w:sz="0" w:space="0" w:color="auto"/>
        <w:bottom w:val="none" w:sz="0" w:space="0" w:color="auto"/>
        <w:right w:val="none" w:sz="0" w:space="0" w:color="auto"/>
      </w:divBdr>
      <w:divsChild>
        <w:div w:id="1252817249">
          <w:marLeft w:val="0"/>
          <w:marRight w:val="0"/>
          <w:marTop w:val="0"/>
          <w:marBottom w:val="0"/>
          <w:divBdr>
            <w:top w:val="none" w:sz="0" w:space="0" w:color="auto"/>
            <w:left w:val="none" w:sz="0" w:space="0" w:color="auto"/>
            <w:bottom w:val="none" w:sz="0" w:space="0" w:color="auto"/>
            <w:right w:val="none" w:sz="0" w:space="0" w:color="auto"/>
          </w:divBdr>
          <w:divsChild>
            <w:div w:id="1902445135">
              <w:marLeft w:val="240"/>
              <w:marRight w:val="240"/>
              <w:marTop w:val="0"/>
              <w:marBottom w:val="0"/>
              <w:divBdr>
                <w:top w:val="none" w:sz="0" w:space="0" w:color="auto"/>
                <w:left w:val="none" w:sz="0" w:space="0" w:color="auto"/>
                <w:bottom w:val="none" w:sz="0" w:space="0" w:color="auto"/>
                <w:right w:val="none" w:sz="0" w:space="0" w:color="auto"/>
              </w:divBdr>
              <w:divsChild>
                <w:div w:id="1359962832">
                  <w:marLeft w:val="0"/>
                  <w:marRight w:val="0"/>
                  <w:marTop w:val="120"/>
                  <w:marBottom w:val="120"/>
                  <w:divBdr>
                    <w:top w:val="none" w:sz="0" w:space="0" w:color="auto"/>
                    <w:left w:val="none" w:sz="0" w:space="0" w:color="auto"/>
                    <w:bottom w:val="none" w:sz="0" w:space="0" w:color="auto"/>
                    <w:right w:val="none" w:sz="0" w:space="0" w:color="auto"/>
                  </w:divBdr>
                </w:div>
              </w:divsChild>
            </w:div>
            <w:div w:id="484318939">
              <w:marLeft w:val="720"/>
              <w:marRight w:val="240"/>
              <w:marTop w:val="0"/>
              <w:marBottom w:val="0"/>
              <w:divBdr>
                <w:top w:val="none" w:sz="0" w:space="0" w:color="auto"/>
                <w:left w:val="none" w:sz="0" w:space="0" w:color="auto"/>
                <w:bottom w:val="none" w:sz="0" w:space="0" w:color="auto"/>
                <w:right w:val="none" w:sz="0" w:space="0" w:color="auto"/>
              </w:divBdr>
            </w:div>
          </w:divsChild>
        </w:div>
      </w:divsChild>
    </w:div>
    <w:div w:id="1059985764">
      <w:marLeft w:val="0"/>
      <w:marRight w:val="0"/>
      <w:marTop w:val="0"/>
      <w:marBottom w:val="0"/>
      <w:divBdr>
        <w:top w:val="none" w:sz="0" w:space="0" w:color="auto"/>
        <w:left w:val="none" w:sz="0" w:space="0" w:color="auto"/>
        <w:bottom w:val="none" w:sz="0" w:space="0" w:color="auto"/>
        <w:right w:val="none" w:sz="0" w:space="0" w:color="auto"/>
      </w:divBdr>
      <w:divsChild>
        <w:div w:id="754320633">
          <w:marLeft w:val="720"/>
          <w:marRight w:val="240"/>
          <w:marTop w:val="0"/>
          <w:marBottom w:val="0"/>
          <w:divBdr>
            <w:top w:val="none" w:sz="0" w:space="0" w:color="auto"/>
            <w:left w:val="none" w:sz="0" w:space="0" w:color="auto"/>
            <w:bottom w:val="none" w:sz="0" w:space="0" w:color="auto"/>
            <w:right w:val="none" w:sz="0" w:space="0" w:color="auto"/>
          </w:divBdr>
        </w:div>
      </w:divsChild>
    </w:div>
    <w:div w:id="1145271058">
      <w:marLeft w:val="0"/>
      <w:marRight w:val="0"/>
      <w:marTop w:val="0"/>
      <w:marBottom w:val="0"/>
      <w:divBdr>
        <w:top w:val="none" w:sz="0" w:space="0" w:color="auto"/>
        <w:left w:val="none" w:sz="0" w:space="0" w:color="auto"/>
        <w:bottom w:val="none" w:sz="0" w:space="0" w:color="auto"/>
        <w:right w:val="none" w:sz="0" w:space="0" w:color="auto"/>
      </w:divBdr>
      <w:divsChild>
        <w:div w:id="1764103441">
          <w:marLeft w:val="720"/>
          <w:marRight w:val="240"/>
          <w:marTop w:val="0"/>
          <w:marBottom w:val="0"/>
          <w:divBdr>
            <w:top w:val="none" w:sz="0" w:space="0" w:color="auto"/>
            <w:left w:val="none" w:sz="0" w:space="0" w:color="auto"/>
            <w:bottom w:val="none" w:sz="0" w:space="0" w:color="auto"/>
            <w:right w:val="none" w:sz="0" w:space="0" w:color="auto"/>
          </w:divBdr>
        </w:div>
      </w:divsChild>
    </w:div>
    <w:div w:id="1258323879">
      <w:marLeft w:val="0"/>
      <w:marRight w:val="0"/>
      <w:marTop w:val="0"/>
      <w:marBottom w:val="0"/>
      <w:divBdr>
        <w:top w:val="none" w:sz="0" w:space="0" w:color="auto"/>
        <w:left w:val="none" w:sz="0" w:space="0" w:color="auto"/>
        <w:bottom w:val="none" w:sz="0" w:space="0" w:color="auto"/>
        <w:right w:val="none" w:sz="0" w:space="0" w:color="auto"/>
      </w:divBdr>
      <w:divsChild>
        <w:div w:id="1843930670">
          <w:marLeft w:val="0"/>
          <w:marRight w:val="0"/>
          <w:marTop w:val="0"/>
          <w:marBottom w:val="0"/>
          <w:divBdr>
            <w:top w:val="none" w:sz="0" w:space="0" w:color="auto"/>
            <w:left w:val="none" w:sz="0" w:space="0" w:color="auto"/>
            <w:bottom w:val="none" w:sz="0" w:space="0" w:color="auto"/>
            <w:right w:val="none" w:sz="0" w:space="0" w:color="auto"/>
          </w:divBdr>
          <w:divsChild>
            <w:div w:id="1669555904">
              <w:marLeft w:val="240"/>
              <w:marRight w:val="240"/>
              <w:marTop w:val="0"/>
              <w:marBottom w:val="0"/>
              <w:divBdr>
                <w:top w:val="none" w:sz="0" w:space="0" w:color="auto"/>
                <w:left w:val="none" w:sz="0" w:space="0" w:color="auto"/>
                <w:bottom w:val="none" w:sz="0" w:space="0" w:color="auto"/>
                <w:right w:val="none" w:sz="0" w:space="0" w:color="auto"/>
              </w:divBdr>
              <w:divsChild>
                <w:div w:id="547643911">
                  <w:marLeft w:val="0"/>
                  <w:marRight w:val="0"/>
                  <w:marTop w:val="120"/>
                  <w:marBottom w:val="120"/>
                  <w:divBdr>
                    <w:top w:val="none" w:sz="0" w:space="0" w:color="auto"/>
                    <w:left w:val="none" w:sz="0" w:space="0" w:color="auto"/>
                    <w:bottom w:val="none" w:sz="0" w:space="0" w:color="auto"/>
                    <w:right w:val="none" w:sz="0" w:space="0" w:color="auto"/>
                  </w:divBdr>
                </w:div>
                <w:div w:id="1568801615">
                  <w:marLeft w:val="72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1511722893">
      <w:marLeft w:val="0"/>
      <w:marRight w:val="0"/>
      <w:marTop w:val="0"/>
      <w:marBottom w:val="0"/>
      <w:divBdr>
        <w:top w:val="none" w:sz="0" w:space="0" w:color="auto"/>
        <w:left w:val="none" w:sz="0" w:space="0" w:color="auto"/>
        <w:bottom w:val="none" w:sz="0" w:space="0" w:color="auto"/>
        <w:right w:val="none" w:sz="0" w:space="0" w:color="auto"/>
      </w:divBdr>
      <w:divsChild>
        <w:div w:id="326324552">
          <w:marLeft w:val="720"/>
          <w:marRight w:val="240"/>
          <w:marTop w:val="0"/>
          <w:marBottom w:val="0"/>
          <w:divBdr>
            <w:top w:val="none" w:sz="0" w:space="0" w:color="auto"/>
            <w:left w:val="none" w:sz="0" w:space="0" w:color="auto"/>
            <w:bottom w:val="none" w:sz="0" w:space="0" w:color="auto"/>
            <w:right w:val="none" w:sz="0" w:space="0" w:color="auto"/>
          </w:divBdr>
        </w:div>
      </w:divsChild>
    </w:div>
    <w:div w:id="1574199542">
      <w:marLeft w:val="0"/>
      <w:marRight w:val="0"/>
      <w:marTop w:val="0"/>
      <w:marBottom w:val="0"/>
      <w:divBdr>
        <w:top w:val="none" w:sz="0" w:space="0" w:color="auto"/>
        <w:left w:val="none" w:sz="0" w:space="0" w:color="auto"/>
        <w:bottom w:val="none" w:sz="0" w:space="0" w:color="auto"/>
        <w:right w:val="none" w:sz="0" w:space="0" w:color="auto"/>
      </w:divBdr>
      <w:divsChild>
        <w:div w:id="928343306">
          <w:marLeft w:val="720"/>
          <w:marRight w:val="240"/>
          <w:marTop w:val="0"/>
          <w:marBottom w:val="0"/>
          <w:divBdr>
            <w:top w:val="none" w:sz="0" w:space="0" w:color="auto"/>
            <w:left w:val="none" w:sz="0" w:space="0" w:color="auto"/>
            <w:bottom w:val="none" w:sz="0" w:space="0" w:color="auto"/>
            <w:right w:val="none" w:sz="0" w:space="0" w:color="auto"/>
          </w:divBdr>
        </w:div>
      </w:divsChild>
    </w:div>
    <w:div w:id="1625037428">
      <w:marLeft w:val="0"/>
      <w:marRight w:val="0"/>
      <w:marTop w:val="0"/>
      <w:marBottom w:val="0"/>
      <w:divBdr>
        <w:top w:val="none" w:sz="0" w:space="0" w:color="auto"/>
        <w:left w:val="none" w:sz="0" w:space="0" w:color="auto"/>
        <w:bottom w:val="none" w:sz="0" w:space="0" w:color="auto"/>
        <w:right w:val="none" w:sz="0" w:space="0" w:color="auto"/>
      </w:divBdr>
      <w:divsChild>
        <w:div w:id="1226575088">
          <w:marLeft w:val="0"/>
          <w:marRight w:val="0"/>
          <w:marTop w:val="0"/>
          <w:marBottom w:val="0"/>
          <w:divBdr>
            <w:top w:val="none" w:sz="0" w:space="0" w:color="auto"/>
            <w:left w:val="none" w:sz="0" w:space="0" w:color="auto"/>
            <w:bottom w:val="none" w:sz="0" w:space="0" w:color="auto"/>
            <w:right w:val="none" w:sz="0" w:space="0" w:color="auto"/>
          </w:divBdr>
          <w:divsChild>
            <w:div w:id="1093167834">
              <w:marLeft w:val="240"/>
              <w:marRight w:val="240"/>
              <w:marTop w:val="0"/>
              <w:marBottom w:val="0"/>
              <w:divBdr>
                <w:top w:val="none" w:sz="0" w:space="0" w:color="auto"/>
                <w:left w:val="none" w:sz="0" w:space="0" w:color="auto"/>
                <w:bottom w:val="none" w:sz="0" w:space="0" w:color="auto"/>
                <w:right w:val="none" w:sz="0" w:space="0" w:color="auto"/>
              </w:divBdr>
              <w:divsChild>
                <w:div w:id="691568639">
                  <w:marLeft w:val="0"/>
                  <w:marRight w:val="0"/>
                  <w:marTop w:val="120"/>
                  <w:marBottom w:val="120"/>
                  <w:divBdr>
                    <w:top w:val="none" w:sz="0" w:space="0" w:color="auto"/>
                    <w:left w:val="none" w:sz="0" w:space="0" w:color="auto"/>
                    <w:bottom w:val="none" w:sz="0" w:space="0" w:color="auto"/>
                    <w:right w:val="none" w:sz="0" w:space="0" w:color="auto"/>
                  </w:divBdr>
                </w:div>
                <w:div w:id="251668428">
                  <w:marLeft w:val="72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1767531893">
      <w:marLeft w:val="0"/>
      <w:marRight w:val="0"/>
      <w:marTop w:val="0"/>
      <w:marBottom w:val="0"/>
      <w:divBdr>
        <w:top w:val="none" w:sz="0" w:space="0" w:color="auto"/>
        <w:left w:val="none" w:sz="0" w:space="0" w:color="auto"/>
        <w:bottom w:val="none" w:sz="0" w:space="0" w:color="auto"/>
        <w:right w:val="none" w:sz="0" w:space="0" w:color="auto"/>
      </w:divBdr>
      <w:divsChild>
        <w:div w:id="324672146">
          <w:marLeft w:val="720"/>
          <w:marRight w:val="240"/>
          <w:marTop w:val="0"/>
          <w:marBottom w:val="0"/>
          <w:divBdr>
            <w:top w:val="none" w:sz="0" w:space="0" w:color="auto"/>
            <w:left w:val="none" w:sz="0" w:space="0" w:color="auto"/>
            <w:bottom w:val="none" w:sz="0" w:space="0" w:color="auto"/>
            <w:right w:val="none" w:sz="0" w:space="0" w:color="auto"/>
          </w:divBdr>
        </w:div>
      </w:divsChild>
    </w:div>
    <w:div w:id="1777216152">
      <w:marLeft w:val="0"/>
      <w:marRight w:val="0"/>
      <w:marTop w:val="0"/>
      <w:marBottom w:val="0"/>
      <w:divBdr>
        <w:top w:val="none" w:sz="0" w:space="0" w:color="auto"/>
        <w:left w:val="none" w:sz="0" w:space="0" w:color="auto"/>
        <w:bottom w:val="none" w:sz="0" w:space="0" w:color="auto"/>
        <w:right w:val="none" w:sz="0" w:space="0" w:color="auto"/>
      </w:divBdr>
      <w:divsChild>
        <w:div w:id="679501636">
          <w:marLeft w:val="720"/>
          <w:marRight w:val="240"/>
          <w:marTop w:val="0"/>
          <w:marBottom w:val="0"/>
          <w:divBdr>
            <w:top w:val="none" w:sz="0" w:space="0" w:color="auto"/>
            <w:left w:val="none" w:sz="0" w:space="0" w:color="auto"/>
            <w:bottom w:val="none" w:sz="0" w:space="0" w:color="auto"/>
            <w:right w:val="none" w:sz="0" w:space="0" w:color="auto"/>
          </w:divBdr>
        </w:div>
      </w:divsChild>
    </w:div>
    <w:div w:id="1821580019">
      <w:marLeft w:val="0"/>
      <w:marRight w:val="0"/>
      <w:marTop w:val="0"/>
      <w:marBottom w:val="0"/>
      <w:divBdr>
        <w:top w:val="none" w:sz="0" w:space="0" w:color="auto"/>
        <w:left w:val="none" w:sz="0" w:space="0" w:color="auto"/>
        <w:bottom w:val="none" w:sz="0" w:space="0" w:color="auto"/>
        <w:right w:val="none" w:sz="0" w:space="0" w:color="auto"/>
      </w:divBdr>
      <w:divsChild>
        <w:div w:id="1918442637">
          <w:marLeft w:val="0"/>
          <w:marRight w:val="0"/>
          <w:marTop w:val="0"/>
          <w:marBottom w:val="0"/>
          <w:divBdr>
            <w:top w:val="none" w:sz="0" w:space="0" w:color="auto"/>
            <w:left w:val="none" w:sz="0" w:space="0" w:color="auto"/>
            <w:bottom w:val="none" w:sz="0" w:space="0" w:color="auto"/>
            <w:right w:val="none" w:sz="0" w:space="0" w:color="auto"/>
          </w:divBdr>
          <w:divsChild>
            <w:div w:id="432747673">
              <w:marLeft w:val="240"/>
              <w:marRight w:val="240"/>
              <w:marTop w:val="0"/>
              <w:marBottom w:val="0"/>
              <w:divBdr>
                <w:top w:val="none" w:sz="0" w:space="0" w:color="auto"/>
                <w:left w:val="none" w:sz="0" w:space="0" w:color="auto"/>
                <w:bottom w:val="none" w:sz="0" w:space="0" w:color="auto"/>
                <w:right w:val="none" w:sz="0" w:space="0" w:color="auto"/>
              </w:divBdr>
              <w:divsChild>
                <w:div w:id="469858596">
                  <w:marLeft w:val="0"/>
                  <w:marRight w:val="0"/>
                  <w:marTop w:val="120"/>
                  <w:marBottom w:val="120"/>
                  <w:divBdr>
                    <w:top w:val="none" w:sz="0" w:space="0" w:color="auto"/>
                    <w:left w:val="none" w:sz="0" w:space="0" w:color="auto"/>
                    <w:bottom w:val="none" w:sz="0" w:space="0" w:color="auto"/>
                    <w:right w:val="none" w:sz="0" w:space="0" w:color="auto"/>
                  </w:divBdr>
                </w:div>
                <w:div w:id="205730">
                  <w:marLeft w:val="72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1830249906">
      <w:marLeft w:val="0"/>
      <w:marRight w:val="0"/>
      <w:marTop w:val="0"/>
      <w:marBottom w:val="0"/>
      <w:divBdr>
        <w:top w:val="none" w:sz="0" w:space="0" w:color="auto"/>
        <w:left w:val="none" w:sz="0" w:space="0" w:color="auto"/>
        <w:bottom w:val="none" w:sz="0" w:space="0" w:color="auto"/>
        <w:right w:val="none" w:sz="0" w:space="0" w:color="auto"/>
      </w:divBdr>
      <w:divsChild>
        <w:div w:id="1708556046">
          <w:marLeft w:val="720"/>
          <w:marRight w:val="240"/>
          <w:marTop w:val="0"/>
          <w:marBottom w:val="0"/>
          <w:divBdr>
            <w:top w:val="none" w:sz="0" w:space="0" w:color="auto"/>
            <w:left w:val="none" w:sz="0" w:space="0" w:color="auto"/>
            <w:bottom w:val="none" w:sz="0" w:space="0" w:color="auto"/>
            <w:right w:val="none" w:sz="0" w:space="0" w:color="auto"/>
          </w:divBdr>
        </w:div>
      </w:divsChild>
    </w:div>
    <w:div w:id="1934121307">
      <w:marLeft w:val="0"/>
      <w:marRight w:val="0"/>
      <w:marTop w:val="0"/>
      <w:marBottom w:val="0"/>
      <w:divBdr>
        <w:top w:val="none" w:sz="0" w:space="0" w:color="auto"/>
        <w:left w:val="none" w:sz="0" w:space="0" w:color="auto"/>
        <w:bottom w:val="none" w:sz="0" w:space="0" w:color="auto"/>
        <w:right w:val="none" w:sz="0" w:space="0" w:color="auto"/>
      </w:divBdr>
      <w:divsChild>
        <w:div w:id="1032027765">
          <w:marLeft w:val="720"/>
          <w:marRight w:val="240"/>
          <w:marTop w:val="0"/>
          <w:marBottom w:val="0"/>
          <w:divBdr>
            <w:top w:val="none" w:sz="0" w:space="0" w:color="auto"/>
            <w:left w:val="none" w:sz="0" w:space="0" w:color="auto"/>
            <w:bottom w:val="none" w:sz="0" w:space="0" w:color="auto"/>
            <w:right w:val="none" w:sz="0" w:space="0" w:color="auto"/>
          </w:divBdr>
        </w:div>
      </w:divsChild>
    </w:div>
    <w:div w:id="1944536734">
      <w:marLeft w:val="0"/>
      <w:marRight w:val="0"/>
      <w:marTop w:val="0"/>
      <w:marBottom w:val="0"/>
      <w:divBdr>
        <w:top w:val="none" w:sz="0" w:space="0" w:color="auto"/>
        <w:left w:val="none" w:sz="0" w:space="0" w:color="auto"/>
        <w:bottom w:val="none" w:sz="0" w:space="0" w:color="auto"/>
        <w:right w:val="none" w:sz="0" w:space="0" w:color="auto"/>
      </w:divBdr>
      <w:divsChild>
        <w:div w:id="578713828">
          <w:marLeft w:val="720"/>
          <w:marRight w:val="240"/>
          <w:marTop w:val="0"/>
          <w:marBottom w:val="0"/>
          <w:divBdr>
            <w:top w:val="none" w:sz="0" w:space="0" w:color="auto"/>
            <w:left w:val="none" w:sz="0" w:space="0" w:color="auto"/>
            <w:bottom w:val="none" w:sz="0" w:space="0" w:color="auto"/>
            <w:right w:val="none" w:sz="0" w:space="0" w:color="auto"/>
          </w:divBdr>
        </w:div>
      </w:divsChild>
    </w:div>
    <w:div w:id="2072994178">
      <w:marLeft w:val="0"/>
      <w:marRight w:val="0"/>
      <w:marTop w:val="0"/>
      <w:marBottom w:val="0"/>
      <w:divBdr>
        <w:top w:val="none" w:sz="0" w:space="0" w:color="auto"/>
        <w:left w:val="none" w:sz="0" w:space="0" w:color="auto"/>
        <w:bottom w:val="none" w:sz="0" w:space="0" w:color="auto"/>
        <w:right w:val="none" w:sz="0" w:space="0" w:color="auto"/>
      </w:divBdr>
      <w:divsChild>
        <w:div w:id="1765109524">
          <w:marLeft w:val="720"/>
          <w:marRight w:val="240"/>
          <w:marTop w:val="0"/>
          <w:marBottom w:val="0"/>
          <w:divBdr>
            <w:top w:val="none" w:sz="0" w:space="0" w:color="auto"/>
            <w:left w:val="none" w:sz="0" w:space="0" w:color="auto"/>
            <w:bottom w:val="none" w:sz="0" w:space="0" w:color="auto"/>
            <w:right w:val="none" w:sz="0" w:space="0" w:color="auto"/>
          </w:divBdr>
        </w:div>
      </w:divsChild>
    </w:div>
    <w:div w:id="2099521077">
      <w:marLeft w:val="0"/>
      <w:marRight w:val="0"/>
      <w:marTop w:val="0"/>
      <w:marBottom w:val="0"/>
      <w:divBdr>
        <w:top w:val="none" w:sz="0" w:space="0" w:color="auto"/>
        <w:left w:val="none" w:sz="0" w:space="0" w:color="auto"/>
        <w:bottom w:val="none" w:sz="0" w:space="0" w:color="auto"/>
        <w:right w:val="none" w:sz="0" w:space="0" w:color="auto"/>
      </w:divBdr>
      <w:divsChild>
        <w:div w:id="1922986839">
          <w:marLeft w:val="720"/>
          <w:marRight w:val="24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hyperlink" Target="http://www.ncnhp.org/Images/Ashe10-10-2005.pdf"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1.xml"/><Relationship Id="rId31" Type="http://schemas.openxmlformats.org/officeDocument/2006/relationships/header" Target="header2.xml"/><Relationship Id="rId32" Type="http://schemas.openxmlformats.org/officeDocument/2006/relationships/footer" Target="footer1.xml"/><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33" Type="http://schemas.openxmlformats.org/officeDocument/2006/relationships/footer" Target="footer2.xml"/><Relationship Id="rId34" Type="http://schemas.openxmlformats.org/officeDocument/2006/relationships/header" Target="header3.xml"/><Relationship Id="rId35" Type="http://schemas.openxmlformats.org/officeDocument/2006/relationships/footer" Target="footer3.xml"/><Relationship Id="rId36" Type="http://schemas.openxmlformats.org/officeDocument/2006/relationships/fontTable" Target="fontTable.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35</Pages>
  <Words>7146</Words>
  <Characters>40734</Characters>
  <Application>Microsoft Macintosh Word</Application>
  <DocSecurity>0</DocSecurity>
  <Lines>339</Lines>
  <Paragraphs>95</Paragraphs>
  <ScaleCrop>false</ScaleCrop>
  <Company/>
  <LinksUpToDate>false</LinksUpToDate>
  <CharactersWithSpaces>47785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2012-10-28T23:21:00Z</dcterms:created>
  <dcterms:modified xsi:type="dcterms:W3CDTF">2012-11-02T22:17:00Z</dcterms:modified>
</cp:coreProperties>
</file>