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docProps/core0.xml" ContentType="application/vnd.openxmlformats-package.core-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9F1" w:rsidRDefault="00E836D2" w:rsidP="00D333E7">
      <w:pPr>
        <w:pStyle w:val="Heading2titleHead"/>
        <w:spacing w:line="480" w:lineRule="auto"/>
      </w:pPr>
      <w:r>
        <w:t>A tree-ring based reconstruction of early summer precipitation in southwestern Virginia (1750-1981)</w:t>
      </w:r>
      <w:r w:rsidR="009F1D2F">
        <w:rPr>
          <w:noProof/>
          <w:lang w:eastAsia="en-US" w:bidi="ar-SA"/>
        </w:rPr>
        <w:pict>
          <v:rect id="Picture" o:spid="_x0000_s1026" style="position:absolute;left:0;text-align:left;margin-left:0;margin-top:0;width:6.65pt;height:11.15pt;z-index:251661312;mso-position-horizontal-relative:text;mso-position-vertical-relative:page" stroked="f" strokecolor="gray" strokeweight=".26mm">
            <v:fill o:detectmouseclick="t"/>
            <w10:wrap anchory="page"/>
          </v:rect>
        </w:pict>
      </w:r>
    </w:p>
    <w:p w:rsidR="00881AB3" w:rsidRDefault="00E836D2" w:rsidP="00D333E7">
      <w:pPr>
        <w:pStyle w:val="TextBody"/>
        <w:spacing w:after="0" w:line="480" w:lineRule="auto"/>
        <w:jc w:val="center"/>
      </w:pPr>
      <w:r>
        <w:t>Andria Dawson</w:t>
      </w:r>
      <w:r w:rsidR="0097763A">
        <w:t>*</w:t>
      </w:r>
    </w:p>
    <w:p w:rsidR="0097763A" w:rsidRDefault="0097763A" w:rsidP="00D333E7">
      <w:pPr>
        <w:pStyle w:val="TextBody"/>
        <w:spacing w:after="0" w:line="480" w:lineRule="auto"/>
        <w:jc w:val="center"/>
      </w:pPr>
      <w:r>
        <w:t>347 Evans Hall</w:t>
      </w:r>
    </w:p>
    <w:p w:rsidR="0097763A" w:rsidRDefault="0097763A" w:rsidP="00D333E7">
      <w:pPr>
        <w:pStyle w:val="TextBody"/>
        <w:spacing w:after="0" w:line="480" w:lineRule="auto"/>
        <w:jc w:val="center"/>
      </w:pPr>
      <w:r>
        <w:t>University of California, Berkeley</w:t>
      </w:r>
    </w:p>
    <w:p w:rsidR="0097763A" w:rsidRDefault="0097763A" w:rsidP="00D333E7">
      <w:pPr>
        <w:pStyle w:val="TextBody"/>
        <w:spacing w:after="0" w:line="480" w:lineRule="auto"/>
        <w:jc w:val="center"/>
      </w:pPr>
      <w:r>
        <w:t>Berkeley, CA</w:t>
      </w:r>
    </w:p>
    <w:p w:rsidR="0097763A" w:rsidRDefault="00881AB3" w:rsidP="00D333E7">
      <w:pPr>
        <w:pStyle w:val="TextBody"/>
        <w:spacing w:after="0" w:line="480" w:lineRule="auto"/>
        <w:jc w:val="center"/>
      </w:pPr>
      <w:r w:rsidRPr="00881AB3">
        <w:t>94720</w:t>
      </w:r>
    </w:p>
    <w:p w:rsidR="0097763A" w:rsidRDefault="00881AB3" w:rsidP="00D333E7">
      <w:pPr>
        <w:pStyle w:val="TextBody"/>
        <w:spacing w:after="0" w:line="480" w:lineRule="auto"/>
        <w:jc w:val="center"/>
      </w:pPr>
      <w:r>
        <w:t>andria.dawson@gmail.com</w:t>
      </w:r>
    </w:p>
    <w:p w:rsidR="00881AB3" w:rsidRDefault="00881AB3" w:rsidP="00D333E7">
      <w:pPr>
        <w:pStyle w:val="TextBody"/>
        <w:spacing w:after="0" w:line="480" w:lineRule="auto"/>
        <w:jc w:val="center"/>
      </w:pPr>
      <w:bookmarkStart w:id="0" w:name="_GoBack"/>
      <w:bookmarkEnd w:id="0"/>
    </w:p>
    <w:p w:rsidR="00881AB3" w:rsidRDefault="00E836D2" w:rsidP="00D333E7">
      <w:pPr>
        <w:pStyle w:val="TextBody"/>
        <w:spacing w:after="0" w:line="480" w:lineRule="auto"/>
        <w:jc w:val="center"/>
      </w:pPr>
      <w:r>
        <w:t>David Austin</w:t>
      </w:r>
    </w:p>
    <w:p w:rsidR="00881AB3" w:rsidRDefault="00881AB3" w:rsidP="00D333E7">
      <w:pPr>
        <w:pStyle w:val="TextBody"/>
        <w:spacing w:after="0" w:line="480" w:lineRule="auto"/>
        <w:jc w:val="center"/>
      </w:pPr>
    </w:p>
    <w:p w:rsidR="00881AB3" w:rsidRDefault="00E836D2" w:rsidP="00D333E7">
      <w:pPr>
        <w:pStyle w:val="TextBody"/>
        <w:spacing w:after="0" w:line="480" w:lineRule="auto"/>
        <w:jc w:val="center"/>
      </w:pPr>
      <w:r>
        <w:t>David Walker</w:t>
      </w:r>
    </w:p>
    <w:p w:rsidR="00881AB3" w:rsidRDefault="00881AB3" w:rsidP="00D333E7">
      <w:pPr>
        <w:pStyle w:val="TextBody"/>
        <w:spacing w:after="0" w:line="480" w:lineRule="auto"/>
        <w:jc w:val="center"/>
      </w:pPr>
    </w:p>
    <w:p w:rsidR="003919F1" w:rsidRDefault="00E836D2" w:rsidP="00D333E7">
      <w:pPr>
        <w:pStyle w:val="TextBody"/>
        <w:spacing w:after="0" w:line="480" w:lineRule="auto"/>
        <w:jc w:val="center"/>
      </w:pPr>
      <w:r>
        <w:t xml:space="preserve">Valerie </w:t>
      </w:r>
      <w:proofErr w:type="spellStart"/>
      <w:r>
        <w:t>Trouet</w:t>
      </w:r>
      <w:proofErr w:type="spellEnd"/>
    </w:p>
    <w:p w:rsidR="00E3431B" w:rsidRDefault="00E3431B" w:rsidP="00D333E7">
      <w:pPr>
        <w:pStyle w:val="TextBody"/>
        <w:spacing w:after="0" w:line="480" w:lineRule="auto"/>
        <w:jc w:val="center"/>
      </w:pPr>
      <w:r>
        <w:t>University of Arizona</w:t>
      </w:r>
    </w:p>
    <w:p w:rsidR="00E3431B" w:rsidRDefault="00E3431B" w:rsidP="00D333E7">
      <w:pPr>
        <w:pStyle w:val="TextBody"/>
        <w:spacing w:after="0" w:line="480" w:lineRule="auto"/>
        <w:jc w:val="center"/>
      </w:pPr>
      <w:r>
        <w:t>Tucson AZ</w:t>
      </w:r>
    </w:p>
    <w:p w:rsidR="00E3431B" w:rsidRDefault="00E3431B" w:rsidP="00D333E7">
      <w:pPr>
        <w:pStyle w:val="TextBody"/>
        <w:spacing w:after="0" w:line="480" w:lineRule="auto"/>
        <w:jc w:val="center"/>
      </w:pPr>
      <w:r>
        <w:t>85701</w:t>
      </w:r>
    </w:p>
    <w:p w:rsidR="003919F1" w:rsidRDefault="003919F1" w:rsidP="00D333E7">
      <w:pPr>
        <w:pStyle w:val="TextBody"/>
        <w:spacing w:after="0" w:line="480" w:lineRule="auto"/>
      </w:pPr>
    </w:p>
    <w:p w:rsidR="003919F1" w:rsidRDefault="00E836D2" w:rsidP="00D333E7">
      <w:pPr>
        <w:pStyle w:val="TextBody"/>
        <w:spacing w:line="480" w:lineRule="auto"/>
        <w:jc w:val="center"/>
      </w:pPr>
      <w:r>
        <w:t>September 17, 2014</w:t>
      </w:r>
    </w:p>
    <w:p w:rsidR="0097763A" w:rsidRDefault="0097763A" w:rsidP="00D333E7">
      <w:pPr>
        <w:widowControl/>
        <w:suppressAutoHyphens w:val="0"/>
        <w:spacing w:line="480" w:lineRule="auto"/>
        <w:rPr>
          <w:b/>
          <w:bCs/>
          <w:color w:val="808080"/>
          <w:sz w:val="28"/>
          <w:szCs w:val="28"/>
        </w:rPr>
      </w:pPr>
      <w:bookmarkStart w:id="1" w:name="x1-1000"/>
      <w:bookmarkEnd w:id="1"/>
      <w:r>
        <w:br w:type="page"/>
      </w:r>
    </w:p>
    <w:p w:rsidR="003919F1" w:rsidRDefault="00E836D2" w:rsidP="00D333E7">
      <w:pPr>
        <w:pStyle w:val="Heading3"/>
        <w:spacing w:before="0" w:line="480" w:lineRule="auto"/>
      </w:pPr>
      <w:r>
        <w:lastRenderedPageBreak/>
        <w:t>Abstract</w:t>
      </w:r>
    </w:p>
    <w:p w:rsidR="003919F1" w:rsidRDefault="00E836D2" w:rsidP="00D333E7">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 xml:space="preserve">chronologies in a nested principal component analysis (PCA). Correlation between the growth proxy and early summer precipitation was increased through PCA,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rsidP="00D333E7">
      <w:pPr>
        <w:widowControl/>
        <w:suppressAutoHyphens w:val="0"/>
        <w:spacing w:line="480" w:lineRule="auto"/>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rsidP="00D333E7">
      <w:pPr>
        <w:widowControl/>
        <w:suppressAutoHyphens w:val="0"/>
        <w:spacing w:line="480" w:lineRule="auto"/>
        <w:rPr>
          <w:b/>
          <w:bCs/>
          <w:color w:val="808080"/>
          <w:sz w:val="28"/>
          <w:szCs w:val="28"/>
        </w:rPr>
      </w:pPr>
    </w:p>
    <w:p w:rsidR="003919F1" w:rsidRDefault="00E836D2" w:rsidP="00D333E7">
      <w:pPr>
        <w:pStyle w:val="Heading3"/>
        <w:spacing w:before="0" w:line="480" w:lineRule="auto"/>
      </w:pPr>
      <w:r>
        <w:t xml:space="preserve">1 </w:t>
      </w:r>
      <w:bookmarkStart w:id="2" w:name="x1-20001"/>
      <w:bookmarkEnd w:id="2"/>
      <w:r>
        <w:t>Introduction</w:t>
      </w:r>
    </w:p>
    <w:p w:rsidR="003919F1" w:rsidRDefault="00E836D2" w:rsidP="00D333E7">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 xml:space="preserve">(IPCC 2013, </w:t>
      </w:r>
      <w:r w:rsidR="005021C4">
        <w:t>IPCC 2007</w:t>
      </w:r>
      <w:r w:rsidR="00F359F5">
        <w:t>)</w:t>
      </w:r>
      <w:r w:rsidR="00D62FCA">
        <w:t xml:space="preserve">. </w:t>
      </w:r>
      <w:r>
        <w:t xml:space="preserve">However the influence of increased </w:t>
      </w:r>
      <w:proofErr w:type="spellStart"/>
      <w:r>
        <w:t>radiative</w:t>
      </w:r>
      <w:proofErr w:type="spellEnd"/>
      <w:r>
        <w:t xml:space="preserve"> forcing on precipitation regimes is not well </w:t>
      </w:r>
      <w:proofErr w:type="gramStart"/>
      <w:r>
        <w:t>understood,</w:t>
      </w:r>
      <w:proofErr w:type="gramEnd"/>
      <w:r>
        <w:t xml:space="preserve"> and this is particularly the case for the southeastern United States (US)</w:t>
      </w:r>
      <w:del w:id="3" w:author="Shelly Griffin" w:date="2014-10-15T19:30:00Z">
        <w:r w:rsidDel="007C04C0">
          <w:delText xml:space="preserve"> </w:delText>
        </w:r>
      </w:del>
      <w:r>
        <w:t xml:space="preserve">. The 24 models used to make predictions about climate change in the Intergovernmental Panel on Climate Change Fourth Assessment Report were not in consensus with respect to drought frequency in this region </w:t>
      </w:r>
      <w:r w:rsidR="00EE364A">
        <w:t xml:space="preserve">(IPCC 2007,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w:t>
      </w:r>
      <w:r w:rsidRPr="007C04C0">
        <w:rPr>
          <w:highlight w:val="yellow"/>
        </w:rPr>
        <w:t>public and urban and water planners</w:t>
      </w:r>
      <w:r>
        <w:t xml:space="preserve"> in the Southeast have access to information regarding climate change projections and mitigation. Through the use of tree-ring based climate reconstructions, we can better understand past precipitation regimes at both decadal- and centennial time-scales</w:t>
      </w:r>
      <w:ins w:id="4" w:author="Shelly Griffin" w:date="2014-10-15T19:33:00Z">
        <w:r w:rsidR="007C04C0">
          <w:t>,</w:t>
        </w:r>
      </w:ins>
      <w:del w:id="5" w:author="Shelly Griffin" w:date="2014-10-15T19:33:00Z">
        <w:r w:rsidDel="007C04C0">
          <w:delText xml:space="preserve"> and</w:delText>
        </w:r>
      </w:del>
      <w:r>
        <w:t xml:space="preserve"> improv</w:t>
      </w:r>
      <w:ins w:id="6" w:author="Shelly Griffin" w:date="2014-10-15T19:33:00Z">
        <w:r w:rsidR="007C04C0">
          <w:t>ing</w:t>
        </w:r>
      </w:ins>
      <w:del w:id="7" w:author="Shelly Griffin" w:date="2014-10-15T19:33:00Z">
        <w:r w:rsidDel="007C04C0">
          <w:delText>e</w:delText>
        </w:r>
      </w:del>
      <w:r>
        <w:t xml:space="preserve"> projections of future precipitation patterns. </w:t>
      </w:r>
    </w:p>
    <w:p w:rsidR="003919F1" w:rsidRDefault="00E836D2" w:rsidP="00D333E7">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w:t>
      </w:r>
      <w:proofErr w:type="spellStart"/>
      <w:r w:rsidR="00F77912">
        <w:t>Büntgen</w:t>
      </w:r>
      <w:proofErr w:type="spellEnd"/>
      <w:r w:rsidR="00F77912">
        <w:t xml:space="preserve"> et al. 2007</w:t>
      </w:r>
      <w:r>
        <w:t>)</w:t>
      </w:r>
      <w:r w:rsidR="00F77912">
        <w:t>)</w:t>
      </w:r>
      <w:r>
        <w:t xml:space="preserve"> is the limiting tree growth factor.</w:t>
      </w:r>
      <w:ins w:id="8" w:author="Shelly Griffin" w:date="2014-10-15T21:03:00Z">
        <w:r w:rsidR="00600144">
          <w:t xml:space="preserve">  T</w:t>
        </w:r>
      </w:ins>
      <w:del w:id="9" w:author="Shelly Griffin" w:date="2014-10-15T21:03:00Z">
        <w:r w:rsidDel="00600144">
          <w:delText xml:space="preserve"> However, t</w:delText>
        </w:r>
      </w:del>
      <w:r>
        <w:t xml:space="preserve">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Tree</w:t>
      </w:r>
      <w:del w:id="10" w:author="Shelly Griffin" w:date="2014-10-15T21:06:00Z">
        <w:r w:rsidDel="00600144">
          <w:delText>s</w:delText>
        </w:r>
      </w:del>
      <w:r>
        <w:t xml:space="preserve"> grow</w:t>
      </w:r>
      <w:ins w:id="11" w:author="Shelly Griffin" w:date="2014-10-15T21:05:00Z">
        <w:r w:rsidR="00600144">
          <w:t>th</w:t>
        </w:r>
      </w:ins>
      <w:del w:id="12" w:author="Shelly Griffin" w:date="2014-10-15T21:05:00Z">
        <w:r w:rsidDel="00600144">
          <w:delText>ing</w:delText>
        </w:r>
      </w:del>
      <w:r>
        <w:t xml:space="preserve"> in these regions </w:t>
      </w:r>
      <w:ins w:id="13" w:author="Shelly Griffin" w:date="2014-10-15T21:06:00Z">
        <w:r w:rsidR="00600144">
          <w:t>is typically</w:t>
        </w:r>
      </w:ins>
      <w:del w:id="14" w:author="Shelly Griffin" w:date="2014-10-15T21:06:00Z">
        <w:r w:rsidDel="00600144">
          <w:delText>are</w:delText>
        </w:r>
      </w:del>
      <w:r>
        <w:t xml:space="preserve"> </w:t>
      </w:r>
      <w:del w:id="15" w:author="Shelly Griffin" w:date="2014-10-15T21:06:00Z">
        <w:r w:rsidDel="00600144">
          <w:delText>typically less limited by water availability and</w:delText>
        </w:r>
      </w:del>
      <w:del w:id="16" w:author="Shelly Griffin" w:date="2014-10-15T21:05:00Z">
        <w:r w:rsidDel="00600144">
          <w:delText xml:space="preserve"> thus</w:delText>
        </w:r>
      </w:del>
      <w:del w:id="17" w:author="Shelly Griffin" w:date="2014-10-15T21:06:00Z">
        <w:r w:rsidDel="00600144">
          <w:delText xml:space="preserve"> </w:delText>
        </w:r>
      </w:del>
      <w:r>
        <w:t xml:space="preserve">less sensitive to drought variability </w:t>
      </w:r>
      <w:r w:rsidR="00991A39">
        <w:t>than trees in semiarid regions</w:t>
      </w:r>
      <w:ins w:id="18" w:author="Shelly Griffin" w:date="2014-10-15T21:06:00Z">
        <w:r w:rsidR="00600144">
          <w:t xml:space="preserve"> due to</w:t>
        </w:r>
        <w:r w:rsidR="00600144" w:rsidRPr="00600144">
          <w:t xml:space="preserve"> </w:t>
        </w:r>
        <w:r w:rsidR="00600144">
          <w:t>water availability</w:t>
        </w:r>
      </w:ins>
      <w:r w:rsidR="00991A39">
        <w:t xml:space="preserve"> (Phipps 1997)</w:t>
      </w:r>
      <w:r>
        <w:t xml:space="preserve">. The amount of environmental variability recorded in tree-ring time series </w:t>
      </w:r>
      <w:r>
        <w:lastRenderedPageBreak/>
        <w:t>from a certain area thus generally depends on the degree to 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border. </w:t>
      </w:r>
      <w:commentRangeStart w:id="19"/>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commentRangeEnd w:id="19"/>
      <w:r w:rsidR="003635C8">
        <w:rPr>
          <w:rStyle w:val="CommentReference"/>
        </w:rPr>
        <w:commentReference w:id="19"/>
      </w:r>
    </w:p>
    <w:p w:rsidR="003919F1" w:rsidRDefault="00E836D2" w:rsidP="00D333E7">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Pan et al. 1997, Speer et al. 20</w:t>
      </w:r>
      <w:r w:rsidR="001D6004">
        <w:t>09</w:t>
      </w:r>
      <w:r w:rsidR="00991A39">
        <w:t xml:space="preserve">, </w:t>
      </w:r>
      <w:del w:id="20" w:author="Shelly Griffin" w:date="2014-10-15T19:40:00Z">
        <w:r w:rsidR="00991A39" w:rsidDel="003635C8">
          <w:delText xml:space="preserve"> </w:delText>
        </w:r>
      </w:del>
      <w:proofErr w:type="spellStart"/>
      <w:r w:rsidR="00991A39">
        <w:t>Rubino</w:t>
      </w:r>
      <w:proofErr w:type="spell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curren</w:t>
      </w:r>
      <w:r w:rsidR="001D6004">
        <w:t>t growing season. Speer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rsidP="00D333E7">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QUPR from here on) annual growth series in the southern Appalachian Mountains and early summer precipitation and develop a regional QUPR tree-ring chronology.  We then use</w:t>
      </w:r>
      <w:ins w:id="21" w:author="Shelly Griffin" w:date="2014-10-15T19:49:00Z">
        <w:r w:rsidR="00623D37">
          <w:t>d</w:t>
        </w:r>
      </w:ins>
      <w:r>
        <w:t xml:space="preserve"> the QUPR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rsidP="00D333E7">
      <w:pPr>
        <w:pStyle w:val="Heading3"/>
        <w:spacing w:before="0" w:line="480" w:lineRule="auto"/>
      </w:pPr>
      <w:r>
        <w:t xml:space="preserve">2 </w:t>
      </w:r>
      <w:bookmarkStart w:id="22" w:name="x1-30002"/>
      <w:bookmarkEnd w:id="22"/>
      <w:r>
        <w:t>Materials and Methods</w:t>
      </w:r>
    </w:p>
    <w:p w:rsidR="003919F1" w:rsidRDefault="00E836D2" w:rsidP="00D333E7">
      <w:pPr>
        <w:pStyle w:val="Heading4"/>
        <w:spacing w:before="0" w:line="480" w:lineRule="auto"/>
      </w:pPr>
      <w:r>
        <w:t xml:space="preserve">2.1 </w:t>
      </w:r>
      <w:bookmarkStart w:id="23" w:name="x1-40002.1"/>
      <w:bookmarkEnd w:id="23"/>
      <w:r>
        <w:t>Tree ring data</w:t>
      </w:r>
    </w:p>
    <w:p w:rsidR="003919F1" w:rsidRDefault="00E836D2" w:rsidP="00D333E7">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commentRangeStart w:id="24"/>
      <w:r>
        <w:rPr>
          <w:i/>
        </w:rPr>
        <w:t>C</w:t>
      </w:r>
      <w:commentRangeEnd w:id="24"/>
      <w:r w:rsidR="00623D37">
        <w:rPr>
          <w:rStyle w:val="CommentReference"/>
        </w:rPr>
        <w:commentReference w:id="24"/>
      </w:r>
      <w:r>
        <w:t xml:space="preserve">. </w:t>
      </w:r>
    </w:p>
    <w:p w:rsidR="003919F1" w:rsidRDefault="00E836D2" w:rsidP="00D333E7">
      <w:pPr>
        <w:pStyle w:val="TextBodynoindent"/>
        <w:spacing w:line="480" w:lineRule="auto"/>
      </w:pPr>
      <w:r>
        <w:t>The study site supports dominant QUPR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rsidR="003919F1" w:rsidRDefault="00E836D2" w:rsidP="00D333E7">
      <w:pPr>
        <w:pStyle w:val="TextBodynoindent"/>
        <w:spacing w:line="480" w:lineRule="auto"/>
      </w:pPr>
      <w:r>
        <w:t>We sampled 56 QUPR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LINTAB measurement stage with 0.01mm precision, and visual </w:t>
      </w:r>
      <w:proofErr w:type="spellStart"/>
      <w:r>
        <w:t>crossdating</w:t>
      </w:r>
      <w:proofErr w:type="spellEnd"/>
      <w:r>
        <w:t xml:space="preserve"> was </w:t>
      </w:r>
      <w:r w:rsidR="00991A39">
        <w:t xml:space="preserve">checked using COFECHA software </w:t>
      </w:r>
      <w:r w:rsidR="00991A39">
        <w:rPr>
          <w:rStyle w:val="InternetLink"/>
        </w:rPr>
        <w:t>(Holmes 1983)</w:t>
      </w:r>
      <w:r>
        <w:t xml:space="preserve">. </w:t>
      </w:r>
      <w:commentRangeStart w:id="25"/>
      <w:r>
        <w:t xml:space="preserve">We used inter-series correlation, a measure of stand-level signal, and mean </w:t>
      </w:r>
      <w:r>
        <w:lastRenderedPageBreak/>
        <w:t>sensitivity</w:t>
      </w:r>
      <w:commentRangeEnd w:id="25"/>
      <w:r w:rsidR="00E01FCB">
        <w:rPr>
          <w:rStyle w:val="CommentReference"/>
        </w:rPr>
        <w:commentReference w:id="25"/>
      </w:r>
      <w:r>
        <w:t xml:space="preserve">, to select a total of 76 tree-ring series from 53 trees to be used for site chronology development. </w:t>
      </w:r>
    </w:p>
    <w:p w:rsidR="003919F1" w:rsidRDefault="00E836D2" w:rsidP="00D333E7">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ARSTAN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here assume that the loss of climatic signal was negligible, </w:t>
      </w:r>
      <w:proofErr w:type="gramStart"/>
      <w:r>
        <w:t>and</w:t>
      </w:r>
      <w:proofErr w:type="gramEnd"/>
      <w:r>
        <w:t xml:space="preserve">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rsidP="00D333E7">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del w:id="26" w:author="Shelly Griffin" w:date="2014-10-15T20:08:00Z">
        <w:r w:rsidR="009E7FDD" w:rsidDel="00F70433">
          <w:delText xml:space="preserve"> </w:delText>
        </w:r>
      </w:del>
      <w:r>
        <w:t xml:space="preserve">. </w:t>
      </w:r>
    </w:p>
    <w:p w:rsidR="003919F1" w:rsidRDefault="00E836D2" w:rsidP="00D333E7">
      <w:pPr>
        <w:pStyle w:val="Heading4"/>
        <w:spacing w:before="0" w:line="480" w:lineRule="auto"/>
      </w:pPr>
      <w:r>
        <w:t xml:space="preserve">2.2 </w:t>
      </w:r>
      <w:bookmarkStart w:id="27" w:name="x1-50002.2"/>
      <w:bookmarkEnd w:id="27"/>
      <w:r>
        <w:t>Principal component analysis</w:t>
      </w:r>
    </w:p>
    <w:p w:rsidR="003919F1" w:rsidRDefault="00E836D2" w:rsidP="00D333E7">
      <w:pPr>
        <w:pStyle w:val="TextBodynoindent"/>
        <w:spacing w:line="480" w:lineRule="auto"/>
      </w:pPr>
      <w:r>
        <w:t xml:space="preserve">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Through the application of PCA</w:t>
      </w:r>
      <w:del w:id="28" w:author="Shelly Griffin" w:date="2014-10-15T20:11:00Z">
        <w:r w:rsidDel="00F70433">
          <w:delText>,</w:delText>
        </w:r>
      </w:del>
      <w:r>
        <w:t xml:space="preserve">, tree-ring data collected from a network of regional sites can be combined to reduce site level noise through the identification of a common climate signal across sites. </w:t>
      </w:r>
    </w:p>
    <w:p w:rsidR="003919F1" w:rsidRDefault="00E836D2" w:rsidP="00D333E7">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chronologies (3 QUPR</w:t>
      </w:r>
      <w:r>
        <w:rPr>
          <w:i/>
        </w:rPr>
        <w:t xml:space="preserve"> </w:t>
      </w:r>
      <w:r>
        <w:t xml:space="preserve">and 1 </w:t>
      </w:r>
      <w:proofErr w:type="spellStart"/>
      <w:r>
        <w:rPr>
          <w:i/>
        </w:rPr>
        <w:t>Quercus</w:t>
      </w:r>
      <w:proofErr w:type="spellEnd"/>
      <w:r>
        <w:rPr>
          <w:i/>
        </w:rPr>
        <w:t xml:space="preserve"> alba</w:t>
      </w:r>
      <w:r>
        <w:t xml:space="preserve">) </w:t>
      </w:r>
      <w:del w:id="29" w:author="Shelly Griffin" w:date="2014-10-15T20:15:00Z">
        <w:r w:rsidDel="00F70433">
          <w:delText xml:space="preserve">in a </w:delText>
        </w:r>
      </w:del>
      <w:r>
        <w:t xml:space="preserve">in a nested singular value decomposition PCA </w:t>
      </w:r>
      <w:r w:rsidR="009E7FDD">
        <w:t>(</w:t>
      </w:r>
      <w:proofErr w:type="spellStart"/>
      <w:r w:rsidR="009E7FDD">
        <w:t>Wold</w:t>
      </w:r>
      <w:proofErr w:type="spellEnd"/>
      <w:r w:rsidR="009E7FDD">
        <w:t xml:space="preserve"> et al. 1987, Cook et al. 2007</w:t>
      </w:r>
      <w:proofErr w:type="gramStart"/>
      <w:r w:rsidR="009E7FDD">
        <w:t>)</w:t>
      </w:r>
      <w:r>
        <w:t>(</w:t>
      </w:r>
      <w:proofErr w:type="gramEnd"/>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 xml:space="preserve">sites were downloaded from the International Tree-Ring Database (ITRDB;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rsidP="00D333E7">
      <w:pPr>
        <w:pStyle w:val="TextBodynoindent"/>
        <w:tabs>
          <w:tab w:val="left" w:pos="0"/>
        </w:tabs>
        <w:spacing w:line="480" w:lineRule="auto"/>
      </w:pPr>
      <w:r>
        <w:t xml:space="preserve">We applied a </w:t>
      </w:r>
      <w:commentRangeStart w:id="30"/>
      <w:r>
        <w:t xml:space="preserve">nested PCA </w:t>
      </w:r>
      <w:commentRangeEnd w:id="30"/>
      <w:r w:rsidR="00C70DFE">
        <w:rPr>
          <w:rStyle w:val="CommentReference"/>
        </w:rPr>
        <w:commentReference w:id="30"/>
      </w:r>
      <w:r>
        <w:t xml:space="preserve">approach to make use of the chronologies that extended prior to 1845: we combined the BM chronology with all four </w:t>
      </w:r>
      <w:proofErr w:type="spellStart"/>
      <w:r>
        <w:rPr>
          <w:i/>
        </w:rPr>
        <w:t>Quercus</w:t>
      </w:r>
      <w:proofErr w:type="spellEnd"/>
      <w:r>
        <w:rPr>
          <w:i/>
        </w:rPr>
        <w:t xml:space="preserve"> </w:t>
      </w:r>
      <w:r>
        <w:t>chronologies in a first PCA run (PCA</w:t>
      </w:r>
      <w:r>
        <w:rPr>
          <w:vertAlign w:val="subscript"/>
        </w:rPr>
        <w:t>1845</w:t>
      </w:r>
      <w:r>
        <w:t>) and then added a second PCA run (PCA</w:t>
      </w:r>
      <w:r>
        <w:rPr>
          <w:vertAlign w:val="subscript"/>
        </w:rPr>
        <w:t>1750</w:t>
      </w:r>
      <w:r>
        <w:t>) that included only the 3 chronologies that extended back to 1750 (LH, WD, and OC).</w:t>
      </w:r>
      <w:del w:id="31" w:author="Shelly Griffin" w:date="2014-10-15T20:17:00Z">
        <w:r w:rsidDel="00C70DFE">
          <w:delText>.</w:delText>
        </w:r>
      </w:del>
      <w:r>
        <w:t xml:space="preserve"> For each PCA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SWV (for southwest Virginia) reconstruction. We highlight that the BM chronology is determined for a single point, but that the SWV reconstruction is representative of the climate in the surrounding region as a result of being </w:t>
      </w:r>
      <w:r>
        <w:lastRenderedPageBreak/>
        <w:t xml:space="preserve">constructed from a PCA on growth series from sites spatially distributed around this point. </w:t>
      </w:r>
    </w:p>
    <w:p w:rsidR="003919F1" w:rsidRDefault="00E836D2" w:rsidP="00D333E7">
      <w:pPr>
        <w:pStyle w:val="Heading4"/>
        <w:spacing w:before="0" w:line="480" w:lineRule="auto"/>
      </w:pPr>
      <w:r>
        <w:t xml:space="preserve">2.3 </w:t>
      </w:r>
      <w:bookmarkStart w:id="32" w:name="x1-60002.3"/>
      <w:bookmarkEnd w:id="32"/>
      <w:r>
        <w:t>Climate data</w:t>
      </w:r>
    </w:p>
    <w:p w:rsidR="003919F1" w:rsidRDefault="00E836D2" w:rsidP="00D333E7">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24’ W; elevation 634 m; 1901-2006) in a correlation function analysis with BM chronology.  For this purpose, monthly precipitation sums and average temperatures and</w:t>
      </w:r>
      <w:ins w:id="33" w:author="Shelly Griffin" w:date="2014-10-15T20:33:00Z">
        <w:r w:rsidR="00E54B55">
          <w:t xml:space="preserve"> Palmer drought severity index</w:t>
        </w:r>
      </w:ins>
      <w:r>
        <w:t xml:space="preserve"> </w:t>
      </w:r>
      <w:commentRangeStart w:id="34"/>
      <w:r>
        <w:t>PDSI</w:t>
      </w:r>
      <w:commentRangeEnd w:id="34"/>
      <w:r w:rsidR="00E54B55">
        <w:rPr>
          <w:rStyle w:val="CommentReference"/>
        </w:rPr>
        <w:commentReference w:id="34"/>
      </w:r>
      <w:r>
        <w:t xml:space="preserve">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rsidP="00D333E7">
      <w:pPr>
        <w:pStyle w:val="TextBodynoindent"/>
        <w:spacing w:line="480" w:lineRule="auto"/>
      </w:pPr>
      <w:r>
        <w:t>This result was then used in a second step as guidance for a spatial correlation analysis between the SWV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proofErr w:type="gramStart"/>
      <w:r>
        <w:t>;  </w:t>
      </w:r>
      <w:r w:rsidR="009E7FDD">
        <w:rPr>
          <w:rStyle w:val="InternetLink"/>
        </w:rPr>
        <w:t>Harris</w:t>
      </w:r>
      <w:proofErr w:type="gramEnd"/>
      <w:r w:rsidR="009E7FDD">
        <w:rPr>
          <w:rStyle w:val="InternetLink"/>
        </w:rPr>
        <w:t xml:space="preserve"> et al. 2014</w:t>
      </w:r>
      <w:r>
        <w:t>]. Spatial correlations were calculated using the KNMI climate explorer [</w:t>
      </w:r>
      <w:hyperlink r:id="rId8">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SWV chronology and May-June precipitation was then selected as a target for further climate-growth analysis and for reconstruction. </w:t>
      </w:r>
    </w:p>
    <w:p w:rsidR="003919F1" w:rsidRDefault="00E836D2" w:rsidP="00D333E7">
      <w:pPr>
        <w:pStyle w:val="Heading4"/>
        <w:spacing w:before="0" w:line="480" w:lineRule="auto"/>
      </w:pPr>
      <w:r>
        <w:t xml:space="preserve">2.4 </w:t>
      </w:r>
      <w:bookmarkStart w:id="35" w:name="x1-70002.4"/>
      <w:bookmarkEnd w:id="35"/>
      <w:r>
        <w:t>Reconstruction methods</w:t>
      </w:r>
    </w:p>
    <w:p w:rsidR="003919F1" w:rsidRDefault="00E836D2" w:rsidP="00D333E7">
      <w:pPr>
        <w:pStyle w:val="TextBodynoindent"/>
        <w:spacing w:line="480" w:lineRule="auto"/>
      </w:pPr>
      <w:r>
        <w:t>Precipitation was model</w:t>
      </w:r>
      <w:del w:id="36" w:author="Shelly Griffin" w:date="2014-10-15T20:21:00Z">
        <w:r w:rsidDel="00C70DFE">
          <w:delText>l</w:delText>
        </w:r>
      </w:del>
      <w:proofErr w:type="gramStart"/>
      <w:r>
        <w:t>ed</w:t>
      </w:r>
      <w:proofErr w:type="gramEnd"/>
      <w:r>
        <w:t xml:space="preserve">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tblPr>
      <w:tblGrid>
        <w:gridCol w:w="299"/>
        <w:gridCol w:w="1711"/>
        <w:gridCol w:w="483"/>
      </w:tblGrid>
      <w:tr w:rsidR="003919F1">
        <w:trPr>
          <w:jc w:val="center"/>
        </w:trPr>
        <w:tc>
          <w:tcPr>
            <w:tcW w:w="299" w:type="dxa"/>
            <w:shd w:val="clear" w:color="auto" w:fill="FFFFFF"/>
            <w:vAlign w:val="center"/>
          </w:tcPr>
          <w:p w:rsidR="003919F1" w:rsidRDefault="00E836D2" w:rsidP="00D333E7">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rsidP="00D333E7">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rsidP="00D333E7">
            <w:pPr>
              <w:pStyle w:val="TableContents"/>
              <w:spacing w:line="480" w:lineRule="auto"/>
            </w:pPr>
            <w:bookmarkStart w:id="37" w:name="x1-7001r1"/>
            <w:bookmarkEnd w:id="37"/>
            <w:r>
              <w:t xml:space="preserve">(1) </w:t>
            </w:r>
          </w:p>
        </w:tc>
      </w:tr>
      <w:tr w:rsidR="003919F1">
        <w:trPr>
          <w:jc w:val="center"/>
        </w:trPr>
        <w:tc>
          <w:tcPr>
            <w:tcW w:w="299" w:type="dxa"/>
            <w:shd w:val="clear" w:color="auto" w:fill="FFFFFF"/>
            <w:vAlign w:val="center"/>
          </w:tcPr>
          <w:p w:rsidR="003919F1" w:rsidRDefault="00E836D2" w:rsidP="00D333E7">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rsidP="00D333E7">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rsidP="00D333E7">
            <w:pPr>
              <w:pStyle w:val="TableContents"/>
              <w:spacing w:line="480" w:lineRule="auto"/>
            </w:pPr>
            <w:bookmarkStart w:id="38" w:name="x1-7002r2"/>
            <w:bookmarkEnd w:id="38"/>
            <w:r>
              <w:t xml:space="preserve">(2) </w:t>
            </w:r>
          </w:p>
        </w:tc>
      </w:tr>
    </w:tbl>
    <w:p w:rsidR="003919F1" w:rsidRDefault="00E836D2" w:rsidP="00D333E7">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PCA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rsidP="00D333E7">
      <w:pPr>
        <w:pStyle w:val="Heading4"/>
        <w:spacing w:before="0" w:line="480" w:lineRule="auto"/>
      </w:pPr>
      <w:r>
        <w:t xml:space="preserve">2.5 </w:t>
      </w:r>
      <w:bookmarkStart w:id="39" w:name="x1-80002.5"/>
      <w:bookmarkEnd w:id="39"/>
      <w:r>
        <w:t>Model calibration and verification</w:t>
      </w:r>
    </w:p>
    <w:p w:rsidR="003919F1" w:rsidRDefault="00E836D2" w:rsidP="00D333E7">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 xml:space="preserve">(MSE),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(See the National Research Council report Surface Temperature Reconstructions for the Last 2,000 Years</w:t>
      </w:r>
      <w:ins w:id="40" w:author="Shelly Griffin" w:date="2014-10-15T20:26:00Z">
        <w:r w:rsidR="00E54B55">
          <w:t xml:space="preserve"> </w:t>
        </w:r>
      </w:ins>
      <w:del w:id="41" w:author="Shelly Griffin" w:date="2014-10-15T20:26:00Z">
        <w:r w:rsidDel="00E54B55">
          <w:delText xml:space="preserve"> </w:delText>
        </w:r>
        <w:r w:rsidR="009E7FDD" w:rsidDel="00E54B55">
          <w:delText xml:space="preserve">() </w:delText>
        </w:r>
      </w:del>
      <w:r>
        <w:t xml:space="preserve">for further details on assessing reconstruction skill). </w:t>
      </w:r>
    </w:p>
    <w:p w:rsidR="003919F1" w:rsidRDefault="00E836D2" w:rsidP="00D333E7">
      <w:pPr>
        <w:pStyle w:val="Heading4"/>
        <w:spacing w:before="0" w:line="480" w:lineRule="auto"/>
      </w:pPr>
      <w:r>
        <w:lastRenderedPageBreak/>
        <w:t xml:space="preserve">2.6 </w:t>
      </w:r>
      <w:bookmarkStart w:id="42" w:name="x1-90002.6"/>
      <w:bookmarkEnd w:id="42"/>
      <w:r>
        <w:t>Reconstruction analysis</w:t>
      </w:r>
    </w:p>
    <w:p w:rsidR="003919F1" w:rsidRDefault="00E836D2" w:rsidP="00D333E7">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PDSI values for June through August over the last 2,000 years. The second drought reconstruction was a July PDSI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rsidR="003919F1" w:rsidRDefault="00E836D2" w:rsidP="00D333E7">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rsidP="00D333E7">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rsidR="003919F1" w:rsidRDefault="003919F1" w:rsidP="00D333E7">
      <w:pPr>
        <w:pStyle w:val="TextBodynoindent"/>
        <w:spacing w:line="480" w:lineRule="auto"/>
      </w:pPr>
    </w:p>
    <w:p w:rsidR="003919F1" w:rsidRDefault="00E836D2" w:rsidP="00D333E7">
      <w:pPr>
        <w:pStyle w:val="Heading3"/>
        <w:spacing w:before="0" w:line="480" w:lineRule="auto"/>
      </w:pPr>
      <w:r>
        <w:t xml:space="preserve">3 </w:t>
      </w:r>
      <w:bookmarkStart w:id="43" w:name="x1-100003"/>
      <w:bookmarkEnd w:id="43"/>
      <w:r>
        <w:t>Results</w:t>
      </w:r>
    </w:p>
    <w:p w:rsidR="003919F1" w:rsidRDefault="00E836D2" w:rsidP="00D333E7">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PDSI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rsidP="00D333E7">
      <w:pPr>
        <w:pStyle w:val="TextBodynoindent"/>
        <w:spacing w:line="480" w:lineRule="auto"/>
      </w:pPr>
      <w:commentRangeStart w:id="44"/>
      <w:r>
        <w:t>Based</w:t>
      </w:r>
      <w:commentRangeEnd w:id="44"/>
      <w:r w:rsidR="00396BD5">
        <w:rPr>
          <w:rStyle w:val="CommentReference"/>
        </w:rPr>
        <w:commentReference w:id="44"/>
      </w:r>
      <w:r>
        <w:t xml:space="preserve">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in a nested PCA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rsidP="00D333E7">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SWV (for southwest Virginia). </w:t>
      </w:r>
    </w:p>
    <w:p w:rsidR="003919F1" w:rsidRDefault="00E836D2" w:rsidP="00D333E7">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rsidP="00D333E7">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LH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rsidP="00D333E7">
      <w:pPr>
        <w:pStyle w:val="Heading3"/>
        <w:spacing w:before="0" w:line="480" w:lineRule="auto"/>
      </w:pPr>
      <w:r>
        <w:t xml:space="preserve">4 </w:t>
      </w:r>
      <w:bookmarkStart w:id="45" w:name="x1-110004"/>
      <w:bookmarkEnd w:id="45"/>
      <w:r>
        <w:t>Discussion</w:t>
      </w:r>
    </w:p>
    <w:p w:rsidR="003919F1" w:rsidRDefault="00E836D2" w:rsidP="00D333E7">
      <w:pPr>
        <w:pStyle w:val="TextBodynoindent"/>
        <w:spacing w:line="480" w:lineRule="auto"/>
      </w:pPr>
      <w:r>
        <w:t xml:space="preserve">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(Speer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QUPR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w:t>
      </w:r>
      <w:proofErr w:type="spellStart"/>
      <w:r>
        <w:t>dendroclimatology</w:t>
      </w:r>
      <w:proofErr w:type="spellEnd"/>
      <w:r>
        <w:t xml:space="preserve">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rsidP="00D333E7">
      <w:pPr>
        <w:pStyle w:val="TextBodynoindent"/>
        <w:spacing w:line="480" w:lineRule="auto"/>
      </w:pPr>
      <w:r>
        <w:t xml:space="preserve">To isolate and strengthen the moisture-growth relationship of the BM chronology, we performed a nested PCA including five regional summer moisture sensitive </w:t>
      </w:r>
      <w:proofErr w:type="spellStart"/>
      <w:r>
        <w:rPr>
          <w:i/>
        </w:rPr>
        <w:t>Quercus</w:t>
      </w:r>
      <w:proofErr w:type="spellEnd"/>
      <w:r>
        <w:rPr>
          <w:i/>
        </w:rPr>
        <w:t xml:space="preserve"> </w:t>
      </w:r>
      <w:r>
        <w:t xml:space="preserve">chronologies. The spatial pattern of the relationship between the resulting SWV chronology and early summer precipitation </w:t>
      </w:r>
      <w:hyperlink w:anchor="x1-120084">
        <w:r>
          <w:rPr>
            <w:rStyle w:val="InternetLink"/>
          </w:rPr>
          <w:t xml:space="preserve">indicates that SWV is positively correlated with moisture in the Great Appalachian Valley </w:t>
        </w:r>
      </w:hyperlink>
      <w:r>
        <w:t xml:space="preserve">(Figure 3). </w:t>
      </w:r>
      <w:commentRangeStart w:id="46"/>
      <w:r>
        <w:t>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commentRangeEnd w:id="46"/>
      <w:r w:rsidR="00D94595">
        <w:rPr>
          <w:rStyle w:val="CommentReference"/>
        </w:rPr>
        <w:commentReference w:id="46"/>
      </w:r>
    </w:p>
    <w:p w:rsidR="003919F1" w:rsidRDefault="00E836D2" w:rsidP="00D333E7">
      <w:pPr>
        <w:pStyle w:val="TextBodynoindent"/>
        <w:spacing w:line="480" w:lineRule="auto"/>
      </w:pPr>
      <w:r>
        <w:lastRenderedPageBreak/>
        <w:t>Our reconstruction generally shows similar variability as other reconstructions of moisture variability in the southeastern US (Table 4</w:t>
      </w:r>
      <w:proofErr w:type="gramStart"/>
      <w:r>
        <w:t>)  The</w:t>
      </w:r>
      <w:proofErr w:type="gramEnd"/>
      <w:r>
        <w:t xml:space="preserve"> strongest similarity was found with the NADA PDSI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PDSI indicated that these records were not consistent for the period 1853-1866. </w:t>
      </w:r>
    </w:p>
    <w:p w:rsidR="003919F1" w:rsidRDefault="00E836D2" w:rsidP="00D333E7">
      <w:pPr>
        <w:pStyle w:val="TextBodynoindent"/>
        <w:spacing w:line="480" w:lineRule="auto"/>
      </w:pPr>
      <w:r>
        <w:t>All five chronologies contributing to SWV show a pattern of reduced correlation with the NADA PDSI reconstruction during this period, which coincides with a La Niña</w:t>
      </w:r>
      <w:r w:rsidR="006070D6">
        <w:t xml:space="preserve"> event </w:t>
      </w:r>
      <w:proofErr w:type="spellStart"/>
      <w:r w:rsidR="006070D6">
        <w:t>ocurring</w:t>
      </w:r>
      <w:proofErr w:type="spellEnd"/>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proofErr w:type="spellStart"/>
      <w:r w:rsidR="00F64240">
        <w:t>Atmosheric</w:t>
      </w:r>
      <w:proofErr w:type="spellEnd"/>
      <w:r w:rsidR="00F64240">
        <w:t xml:space="preserve"> Administration</w:t>
      </w:r>
      <w:r w:rsidR="006070D6">
        <w:t xml:space="preserve"> 2014)</w:t>
      </w:r>
      <w:r>
        <w:t xml:space="preserve"> in combination with low moisture availability likely led to a change in the otherwise stationary precipitation-growth relationship. </w:t>
      </w:r>
    </w:p>
    <w:p w:rsidR="003919F1" w:rsidRDefault="00E836D2" w:rsidP="00D333E7">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w:t>
      </w:r>
      <w:proofErr w:type="spellStart"/>
      <w:r>
        <w:t>spline</w:t>
      </w:r>
      <w:proofErr w:type="spellEnd"/>
      <w:r>
        <w:t xml:space="preserv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rsidP="00D333E7">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rsidP="00D333E7">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PDSI reconstructions </w:t>
      </w:r>
      <w:r w:rsidR="006070D6">
        <w:rPr>
          <w:rStyle w:val="InternetLink"/>
        </w:rPr>
        <w:t>(Cook et al. 1997)</w:t>
      </w:r>
      <w:r>
        <w:t>. This observed 11-year periodicity is a characteristic of the solar cycle, which has been shown to be reflected in terrestrial climate, and identified as one of the contributing factors that determine global temperature</w:t>
      </w:r>
      <w:r w:rsidR="00306FEF">
        <w:t xml:space="preserve"> (Lassen &amp; </w:t>
      </w:r>
      <w:proofErr w:type="spellStart"/>
      <w:r w:rsidR="00306FEF">
        <w:t>Friis</w:t>
      </w:r>
      <w:proofErr w:type="spellEnd"/>
      <w:r w:rsidR="00306FEF">
        <w:t>-Christensen 1995, Reid 2002</w:t>
      </w:r>
      <w:proofErr w:type="gramStart"/>
      <w:r w:rsidR="00306FEF">
        <w:t>,  N</w:t>
      </w:r>
      <w:r w:rsidR="00F64240">
        <w:t>ational</w:t>
      </w:r>
      <w:proofErr w:type="gramEnd"/>
      <w:r w:rsidR="00F64240">
        <w:t xml:space="preserve">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commentRangeStart w:id="47"/>
      <w:r>
        <w:t>.</w:t>
      </w:r>
      <w:commentRangeEnd w:id="47"/>
      <w:r w:rsidR="00D333E7">
        <w:rPr>
          <w:rStyle w:val="CommentReference"/>
        </w:rPr>
        <w:commentReference w:id="47"/>
      </w:r>
      <w:r>
        <w:t xml:space="preserve"> </w:t>
      </w:r>
    </w:p>
    <w:p w:rsidR="003919F1" w:rsidRDefault="00E836D2" w:rsidP="00D333E7">
      <w:pPr>
        <w:pStyle w:val="TextBodynoindent"/>
        <w:spacing w:line="480" w:lineRule="auto"/>
      </w:pPr>
      <w:r>
        <w:lastRenderedPageBreak/>
        <w:t>We have shown that QUPR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systems.</w:t>
      </w:r>
      <w:ins w:id="48" w:author="Shelly Griffin" w:date="2014-10-15T21:37:00Z">
        <w:r w:rsidR="00D333E7">
          <w:t xml:space="preserve">  </w:t>
        </w:r>
      </w:ins>
      <w:r>
        <w:t xml:space="preserve">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(NCNHP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ins w:id="49" w:author="Shelly Griffin" w:date="2014-10-15T21:43:00Z">
        <w:r w:rsidR="00D333E7">
          <w:t>.</w:t>
        </w:r>
      </w:ins>
    </w:p>
    <w:p w:rsidR="003919F1" w:rsidRDefault="003919F1" w:rsidP="00D333E7">
      <w:pPr>
        <w:pStyle w:val="TextBodynoindent"/>
        <w:spacing w:line="480" w:lineRule="auto"/>
      </w:pPr>
    </w:p>
    <w:p w:rsidR="003919F1" w:rsidRDefault="00E836D2" w:rsidP="00D333E7">
      <w:pPr>
        <w:pStyle w:val="Heading3"/>
        <w:spacing w:before="0" w:line="480" w:lineRule="auto"/>
      </w:pPr>
      <w:r>
        <w:t xml:space="preserve">5 </w:t>
      </w:r>
      <w:bookmarkStart w:id="50" w:name="x1-120005"/>
      <w:bookmarkEnd w:id="50"/>
      <w:r>
        <w:t>Acknowledgements</w:t>
      </w:r>
    </w:p>
    <w:p w:rsidR="00F64240" w:rsidRDefault="00E836D2" w:rsidP="00D333E7">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(NADEF) </w:t>
      </w:r>
      <w:proofErr w:type="spellStart"/>
      <w:r>
        <w:t>Dendroclimatology</w:t>
      </w:r>
      <w:proofErr w:type="spellEnd"/>
      <w:r>
        <w:t xml:space="preserve"> group for assisting with data collection, and Carolyn </w:t>
      </w:r>
      <w:proofErr w:type="spellStart"/>
      <w:r>
        <w:t>Copenheaver</w:t>
      </w:r>
      <w:proofErr w:type="spellEnd"/>
      <w:r>
        <w:t xml:space="preserve"> for assisting with site selection. We would also like to thank the organizers of NADEF, especially Jim Speer. </w:t>
      </w:r>
    </w:p>
    <w:p w:rsidR="003919F1" w:rsidRDefault="003919F1" w:rsidP="00D333E7">
      <w:pPr>
        <w:widowControl/>
        <w:suppressAutoHyphens w:val="0"/>
        <w:spacing w:line="480" w:lineRule="auto"/>
      </w:pPr>
    </w:p>
    <w:p w:rsidR="003919F1" w:rsidRDefault="00E836D2" w:rsidP="00D333E7">
      <w:pPr>
        <w:spacing w:line="480" w:lineRule="auto"/>
        <w:rPr>
          <w:sz w:val="4"/>
          <w:szCs w:val="4"/>
        </w:rPr>
      </w:pPr>
      <w:r>
        <w:br w:type="page"/>
      </w:r>
    </w:p>
    <w:p w:rsidR="003919F1" w:rsidRDefault="003919F1" w:rsidP="00D333E7">
      <w:pPr>
        <w:spacing w:line="480" w:lineRule="auto"/>
        <w:rPr>
          <w:sz w:val="4"/>
          <w:szCs w:val="4"/>
        </w:rPr>
      </w:pPr>
    </w:p>
    <w:tbl>
      <w:tblPr>
        <w:tblW w:w="9713" w:type="dxa"/>
        <w:tblBorders>
          <w:top w:val="single" w:sz="18" w:space="0" w:color="00000A"/>
        </w:tblBorders>
        <w:tblCellMar>
          <w:left w:w="0" w:type="dxa"/>
          <w:right w:w="0" w:type="dxa"/>
        </w:tblCellMar>
        <w:tblLook w:val="04A0"/>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51" w:name="TBL-2-1-1"/>
            <w:bookmarkStart w:id="52" w:name="TBL-2-1-2"/>
            <w:bookmarkEnd w:id="51"/>
            <w:bookmarkEnd w:id="52"/>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53" w:name="TBL-2-1-3"/>
            <w:bookmarkEnd w:id="53"/>
            <w:r>
              <w:rPr>
                <w:sz w:val="20"/>
                <w:szCs w:val="20"/>
              </w:rPr>
              <w:t xml:space="preserve">Lat (N), </w:t>
            </w:r>
          </w:p>
        </w:tc>
        <w:tc>
          <w:tcPr>
            <w:tcW w:w="540"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54" w:name="TBL-2-1-4"/>
            <w:bookmarkEnd w:id="54"/>
            <w:r>
              <w:rPr>
                <w:sz w:val="20"/>
                <w:szCs w:val="20"/>
              </w:rPr>
              <w:t xml:space="preserve">SIC </w:t>
            </w:r>
          </w:p>
        </w:tc>
        <w:tc>
          <w:tcPr>
            <w:tcW w:w="659"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55" w:name="TBL-2-1-5"/>
            <w:bookmarkEnd w:id="55"/>
            <w:r>
              <w:rPr>
                <w:sz w:val="20"/>
                <w:szCs w:val="20"/>
              </w:rPr>
              <w:t xml:space="preserve">MS </w:t>
            </w:r>
          </w:p>
        </w:tc>
        <w:tc>
          <w:tcPr>
            <w:tcW w:w="359" w:type="dxa"/>
            <w:tcBorders>
              <w:top w:val="single" w:sz="18" w:space="0" w:color="00000A"/>
            </w:tcBorders>
            <w:shd w:val="clear" w:color="auto" w:fill="FFFFFF"/>
            <w:vAlign w:val="center"/>
          </w:tcPr>
          <w:p w:rsidR="003919F1" w:rsidRDefault="00E836D2" w:rsidP="00D333E7">
            <w:pPr>
              <w:pStyle w:val="TableContents"/>
              <w:spacing w:line="480" w:lineRule="auto"/>
              <w:jc w:val="right"/>
              <w:rPr>
                <w:sz w:val="20"/>
                <w:szCs w:val="20"/>
              </w:rPr>
            </w:pPr>
            <w:bookmarkStart w:id="56" w:name="TBL-2-1-6"/>
            <w:bookmarkEnd w:id="56"/>
            <w:r>
              <w:rPr>
                <w:sz w:val="20"/>
                <w:szCs w:val="20"/>
              </w:rPr>
              <w:t>N</w:t>
            </w:r>
          </w:p>
        </w:tc>
        <w:tc>
          <w:tcPr>
            <w:tcW w:w="659"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57" w:name="TBL-2-1-7"/>
            <w:bookmarkEnd w:id="57"/>
            <w:r>
              <w:rPr>
                <w:sz w:val="20"/>
                <w:szCs w:val="20"/>
              </w:rPr>
              <w:t>MSL</w:t>
            </w:r>
          </w:p>
        </w:tc>
        <w:tc>
          <w:tcPr>
            <w:tcW w:w="780" w:type="dxa"/>
            <w:tcBorders>
              <w:top w:val="single" w:sz="18" w:space="0" w:color="00000A"/>
            </w:tcBorders>
            <w:shd w:val="clear" w:color="auto" w:fill="FFFFFF"/>
            <w:vAlign w:val="center"/>
          </w:tcPr>
          <w:p w:rsidR="003919F1" w:rsidRDefault="00E836D2" w:rsidP="00D333E7">
            <w:pPr>
              <w:pStyle w:val="TableContents"/>
              <w:spacing w:line="480" w:lineRule="auto"/>
              <w:rPr>
                <w:sz w:val="20"/>
                <w:szCs w:val="20"/>
              </w:rPr>
            </w:pPr>
            <w:bookmarkStart w:id="58" w:name="TBL-2-1-8"/>
            <w:bookmarkEnd w:id="58"/>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rsidP="00D333E7">
            <w:pPr>
              <w:pStyle w:val="TableContents"/>
              <w:spacing w:line="480" w:lineRule="auto"/>
              <w:rPr>
                <w:sz w:val="20"/>
                <w:szCs w:val="20"/>
              </w:rPr>
            </w:pPr>
            <w:bookmarkStart w:id="59" w:name="TBL-2-1-9"/>
            <w:bookmarkEnd w:id="59"/>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60" w:name="TBL-2-1-10"/>
            <w:bookmarkEnd w:id="60"/>
            <w:r>
              <w:rPr>
                <w:sz w:val="20"/>
                <w:szCs w:val="20"/>
              </w:rPr>
              <w:t xml:space="preserve">Period </w:t>
            </w:r>
          </w:p>
        </w:tc>
        <w:tc>
          <w:tcPr>
            <w:tcW w:w="2507"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61" w:name="TBL-2-2-"/>
            <w:bookmarkStart w:id="62" w:name="TBL-2-2-1"/>
            <w:bookmarkEnd w:id="61"/>
            <w:bookmarkEnd w:id="62"/>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3" w:name="TBL-2-2-2"/>
            <w:bookmarkEnd w:id="63"/>
          </w:p>
        </w:tc>
        <w:tc>
          <w:tcPr>
            <w:tcW w:w="1440"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64" w:name="TBL-2-2-3"/>
            <w:bookmarkEnd w:id="64"/>
            <w:r>
              <w:rPr>
                <w:sz w:val="20"/>
                <w:szCs w:val="20"/>
              </w:rPr>
              <w:t xml:space="preserve">Long (W) </w:t>
            </w:r>
          </w:p>
        </w:tc>
        <w:tc>
          <w:tcPr>
            <w:tcW w:w="540"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5" w:name="TBL-2-2-4"/>
            <w:bookmarkEnd w:id="65"/>
          </w:p>
        </w:tc>
        <w:tc>
          <w:tcPr>
            <w:tcW w:w="659"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6" w:name="TBL-2-2-5"/>
            <w:bookmarkEnd w:id="66"/>
          </w:p>
        </w:tc>
        <w:tc>
          <w:tcPr>
            <w:tcW w:w="359"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7" w:name="TBL-2-2-6"/>
            <w:bookmarkEnd w:id="67"/>
          </w:p>
        </w:tc>
        <w:tc>
          <w:tcPr>
            <w:tcW w:w="659"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8" w:name="TBL-2-2-7"/>
            <w:bookmarkEnd w:id="68"/>
          </w:p>
        </w:tc>
        <w:tc>
          <w:tcPr>
            <w:tcW w:w="780"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69" w:name="TBL-2-2-8"/>
            <w:bookmarkEnd w:id="69"/>
          </w:p>
        </w:tc>
        <w:tc>
          <w:tcPr>
            <w:tcW w:w="772"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70" w:name="TBL-2-2-9"/>
            <w:bookmarkEnd w:id="70"/>
          </w:p>
        </w:tc>
        <w:tc>
          <w:tcPr>
            <w:tcW w:w="1279"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71" w:name="TBL-2-2-10"/>
            <w:bookmarkEnd w:id="71"/>
          </w:p>
        </w:tc>
        <w:tc>
          <w:tcPr>
            <w:tcW w:w="2507"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72" w:name="TBL-2-3-"/>
            <w:bookmarkStart w:id="73" w:name="TBL-2-3-1"/>
            <w:bookmarkEnd w:id="72"/>
            <w:bookmarkEnd w:id="73"/>
          </w:p>
        </w:tc>
      </w:tr>
      <w:tr w:rsidR="003919F1">
        <w:tc>
          <w:tcPr>
            <w:tcW w:w="718" w:type="dxa"/>
            <w:gridSpan w:val="2"/>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74" w:name="TBL-2-3-2"/>
            <w:bookmarkEnd w:id="74"/>
            <w:r>
              <w:rPr>
                <w:sz w:val="20"/>
                <w:szCs w:val="20"/>
              </w:rPr>
              <w:t xml:space="preserve">BM </w:t>
            </w:r>
          </w:p>
        </w:tc>
        <w:tc>
          <w:tcPr>
            <w:tcW w:w="1440"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75" w:name="TBL-2-3-3"/>
            <w:bookmarkEnd w:id="75"/>
            <w:r>
              <w:rPr>
                <w:sz w:val="20"/>
                <w:szCs w:val="20"/>
              </w:rPr>
              <w:t>37.37, 80.24</w:t>
            </w:r>
          </w:p>
        </w:tc>
        <w:tc>
          <w:tcPr>
            <w:tcW w:w="540"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76" w:name="TBL-2-3-4"/>
            <w:bookmarkEnd w:id="76"/>
            <w:r>
              <w:rPr>
                <w:sz w:val="20"/>
                <w:szCs w:val="20"/>
              </w:rPr>
              <w:t>0.556</w:t>
            </w:r>
          </w:p>
        </w:tc>
        <w:tc>
          <w:tcPr>
            <w:tcW w:w="65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77" w:name="TBL-2-3-5"/>
            <w:bookmarkEnd w:id="77"/>
            <w:r>
              <w:rPr>
                <w:sz w:val="20"/>
                <w:szCs w:val="20"/>
              </w:rPr>
              <w:t>0.208</w:t>
            </w:r>
          </w:p>
        </w:tc>
        <w:tc>
          <w:tcPr>
            <w:tcW w:w="359" w:type="dxa"/>
            <w:tcBorders>
              <w:top w:val="single" w:sz="8" w:space="0" w:color="00000A"/>
            </w:tcBorders>
            <w:shd w:val="clear" w:color="auto" w:fill="FFFFFF"/>
            <w:vAlign w:val="center"/>
          </w:tcPr>
          <w:p w:rsidR="003919F1" w:rsidRDefault="00E836D2" w:rsidP="00D333E7">
            <w:pPr>
              <w:pStyle w:val="TableContents"/>
              <w:spacing w:line="480" w:lineRule="auto"/>
              <w:jc w:val="right"/>
              <w:rPr>
                <w:sz w:val="20"/>
                <w:szCs w:val="20"/>
              </w:rPr>
            </w:pPr>
            <w:bookmarkStart w:id="78" w:name="TBL-2-3-6"/>
            <w:bookmarkEnd w:id="78"/>
            <w:r>
              <w:rPr>
                <w:sz w:val="20"/>
                <w:szCs w:val="20"/>
              </w:rPr>
              <w:t>76</w:t>
            </w:r>
          </w:p>
        </w:tc>
        <w:tc>
          <w:tcPr>
            <w:tcW w:w="65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79" w:name="TBL-2-3-7"/>
            <w:bookmarkEnd w:id="79"/>
            <w:r>
              <w:rPr>
                <w:sz w:val="20"/>
                <w:szCs w:val="20"/>
              </w:rPr>
              <w:t>128.3</w:t>
            </w:r>
          </w:p>
        </w:tc>
        <w:tc>
          <w:tcPr>
            <w:tcW w:w="780" w:type="dxa"/>
            <w:tcBorders>
              <w:top w:val="single" w:sz="8" w:space="0" w:color="00000A"/>
            </w:tcBorders>
            <w:shd w:val="clear" w:color="auto" w:fill="FFFFFF"/>
            <w:vAlign w:val="center"/>
          </w:tcPr>
          <w:p w:rsidR="003919F1" w:rsidRDefault="00E836D2" w:rsidP="00D333E7">
            <w:pPr>
              <w:pStyle w:val="TableContents"/>
              <w:spacing w:line="480" w:lineRule="auto"/>
              <w:rPr>
                <w:sz w:val="20"/>
                <w:szCs w:val="20"/>
              </w:rPr>
            </w:pPr>
            <w:bookmarkStart w:id="80" w:name="TBL-2-3-8"/>
            <w:bookmarkEnd w:id="80"/>
            <w:r>
              <w:rPr>
                <w:sz w:val="20"/>
                <w:szCs w:val="20"/>
              </w:rPr>
              <w:t xml:space="preserve">0.50* </w:t>
            </w:r>
          </w:p>
        </w:tc>
        <w:tc>
          <w:tcPr>
            <w:tcW w:w="772" w:type="dxa"/>
            <w:tcBorders>
              <w:top w:val="single" w:sz="8" w:space="0" w:color="00000A"/>
            </w:tcBorders>
            <w:shd w:val="clear" w:color="auto" w:fill="FFFFFF"/>
            <w:vAlign w:val="center"/>
          </w:tcPr>
          <w:p w:rsidR="003919F1" w:rsidRDefault="00E836D2" w:rsidP="00D333E7">
            <w:pPr>
              <w:pStyle w:val="TableContents"/>
              <w:spacing w:line="480" w:lineRule="auto"/>
              <w:rPr>
                <w:sz w:val="20"/>
                <w:szCs w:val="20"/>
              </w:rPr>
            </w:pPr>
            <w:bookmarkStart w:id="81" w:name="TBL-2-3-9"/>
            <w:bookmarkEnd w:id="81"/>
            <w:r>
              <w:rPr>
                <w:sz w:val="20"/>
                <w:szCs w:val="20"/>
              </w:rPr>
              <w:t xml:space="preserve">0.55* </w:t>
            </w:r>
          </w:p>
        </w:tc>
        <w:tc>
          <w:tcPr>
            <w:tcW w:w="127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82" w:name="TBL-2-3-10"/>
            <w:bookmarkEnd w:id="82"/>
            <w:r>
              <w:rPr>
                <w:sz w:val="20"/>
                <w:szCs w:val="20"/>
              </w:rPr>
              <w:t>1845 - 2010</w:t>
            </w:r>
          </w:p>
        </w:tc>
        <w:tc>
          <w:tcPr>
            <w:tcW w:w="2507"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83" w:name="TBL-2-4-"/>
            <w:bookmarkStart w:id="84" w:name="TBL-2-4-1"/>
            <w:bookmarkEnd w:id="83"/>
            <w:bookmarkEnd w:id="84"/>
            <w:r>
              <w:rPr>
                <w:sz w:val="20"/>
                <w:szCs w:val="20"/>
              </w:rPr>
              <w:t>This study</w:t>
            </w:r>
          </w:p>
        </w:tc>
      </w:tr>
      <w:tr w:rsidR="003919F1">
        <w:tc>
          <w:tcPr>
            <w:tcW w:w="718" w:type="dxa"/>
            <w:gridSpan w:val="2"/>
            <w:shd w:val="clear" w:color="auto" w:fill="FFFFFF"/>
            <w:vAlign w:val="center"/>
          </w:tcPr>
          <w:p w:rsidR="003919F1" w:rsidRDefault="00E836D2" w:rsidP="00D333E7">
            <w:pPr>
              <w:pStyle w:val="TableContents"/>
              <w:spacing w:line="480" w:lineRule="auto"/>
              <w:jc w:val="center"/>
              <w:rPr>
                <w:sz w:val="20"/>
                <w:szCs w:val="20"/>
              </w:rPr>
            </w:pPr>
            <w:bookmarkStart w:id="85" w:name="TBL-2-4-2"/>
            <w:bookmarkEnd w:id="85"/>
            <w:r>
              <w:rPr>
                <w:sz w:val="20"/>
                <w:szCs w:val="20"/>
              </w:rPr>
              <w:t xml:space="preserve">LH </w:t>
            </w:r>
          </w:p>
        </w:tc>
        <w:tc>
          <w:tcPr>
            <w:tcW w:w="1440" w:type="dxa"/>
            <w:shd w:val="clear" w:color="auto" w:fill="FFFFFF"/>
            <w:vAlign w:val="center"/>
          </w:tcPr>
          <w:p w:rsidR="003919F1" w:rsidRDefault="00E836D2" w:rsidP="00D333E7">
            <w:pPr>
              <w:pStyle w:val="TableContents"/>
              <w:spacing w:line="480" w:lineRule="auto"/>
              <w:jc w:val="center"/>
              <w:rPr>
                <w:sz w:val="20"/>
                <w:szCs w:val="20"/>
              </w:rPr>
            </w:pPr>
            <w:bookmarkStart w:id="86" w:name="TBL-2-4-3"/>
            <w:bookmarkEnd w:id="86"/>
            <w:r>
              <w:rPr>
                <w:sz w:val="20"/>
                <w:szCs w:val="20"/>
              </w:rPr>
              <w:t>35.62, 85.43</w:t>
            </w:r>
          </w:p>
        </w:tc>
        <w:tc>
          <w:tcPr>
            <w:tcW w:w="540" w:type="dxa"/>
            <w:shd w:val="clear" w:color="auto" w:fill="FFFFFF"/>
            <w:vAlign w:val="center"/>
          </w:tcPr>
          <w:p w:rsidR="003919F1" w:rsidRDefault="00E836D2" w:rsidP="00D333E7">
            <w:pPr>
              <w:pStyle w:val="TableContents"/>
              <w:spacing w:line="480" w:lineRule="auto"/>
              <w:jc w:val="center"/>
              <w:rPr>
                <w:sz w:val="20"/>
                <w:szCs w:val="20"/>
              </w:rPr>
            </w:pPr>
            <w:bookmarkStart w:id="87" w:name="TBL-2-4-4"/>
            <w:bookmarkEnd w:id="87"/>
            <w:r>
              <w:rPr>
                <w:sz w:val="20"/>
                <w:szCs w:val="20"/>
              </w:rPr>
              <w:t>0.609</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88" w:name="TBL-2-4-5"/>
            <w:bookmarkEnd w:id="88"/>
            <w:r>
              <w:rPr>
                <w:sz w:val="20"/>
                <w:szCs w:val="20"/>
              </w:rPr>
              <w:t>0.171</w:t>
            </w:r>
          </w:p>
        </w:tc>
        <w:tc>
          <w:tcPr>
            <w:tcW w:w="359" w:type="dxa"/>
            <w:shd w:val="clear" w:color="auto" w:fill="FFFFFF"/>
            <w:vAlign w:val="center"/>
          </w:tcPr>
          <w:p w:rsidR="003919F1" w:rsidRDefault="00E836D2" w:rsidP="00D333E7">
            <w:pPr>
              <w:pStyle w:val="TableContents"/>
              <w:spacing w:line="480" w:lineRule="auto"/>
              <w:jc w:val="right"/>
              <w:rPr>
                <w:sz w:val="20"/>
                <w:szCs w:val="20"/>
              </w:rPr>
            </w:pPr>
            <w:bookmarkStart w:id="89" w:name="TBL-2-4-6"/>
            <w:bookmarkEnd w:id="89"/>
            <w:r>
              <w:rPr>
                <w:sz w:val="20"/>
                <w:szCs w:val="20"/>
              </w:rPr>
              <w:t>19</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90" w:name="TBL-2-4-7"/>
            <w:bookmarkEnd w:id="90"/>
            <w:r>
              <w:rPr>
                <w:sz w:val="20"/>
                <w:szCs w:val="20"/>
              </w:rPr>
              <w:t>181.4</w:t>
            </w:r>
          </w:p>
        </w:tc>
        <w:tc>
          <w:tcPr>
            <w:tcW w:w="780" w:type="dxa"/>
            <w:shd w:val="clear" w:color="auto" w:fill="FFFFFF"/>
            <w:vAlign w:val="center"/>
          </w:tcPr>
          <w:p w:rsidR="003919F1" w:rsidRDefault="00E836D2" w:rsidP="00D333E7">
            <w:pPr>
              <w:pStyle w:val="TableContents"/>
              <w:spacing w:line="480" w:lineRule="auto"/>
              <w:rPr>
                <w:sz w:val="20"/>
                <w:szCs w:val="20"/>
              </w:rPr>
            </w:pPr>
            <w:bookmarkStart w:id="91" w:name="TBL-2-4-8"/>
            <w:bookmarkEnd w:id="91"/>
            <w:r>
              <w:rPr>
                <w:sz w:val="20"/>
                <w:szCs w:val="20"/>
              </w:rPr>
              <w:t xml:space="preserve">0.55* </w:t>
            </w:r>
          </w:p>
        </w:tc>
        <w:tc>
          <w:tcPr>
            <w:tcW w:w="772" w:type="dxa"/>
            <w:shd w:val="clear" w:color="auto" w:fill="FFFFFF"/>
            <w:vAlign w:val="center"/>
          </w:tcPr>
          <w:p w:rsidR="003919F1" w:rsidRDefault="00E836D2" w:rsidP="00D333E7">
            <w:pPr>
              <w:pStyle w:val="TableContents"/>
              <w:spacing w:line="480" w:lineRule="auto"/>
              <w:rPr>
                <w:sz w:val="20"/>
                <w:szCs w:val="20"/>
              </w:rPr>
            </w:pPr>
            <w:bookmarkStart w:id="92" w:name="TBL-2-4-9"/>
            <w:bookmarkEnd w:id="92"/>
            <w:r>
              <w:rPr>
                <w:sz w:val="20"/>
                <w:szCs w:val="20"/>
              </w:rPr>
              <w:t xml:space="preserve">0.48* </w:t>
            </w:r>
          </w:p>
        </w:tc>
        <w:tc>
          <w:tcPr>
            <w:tcW w:w="1279" w:type="dxa"/>
            <w:shd w:val="clear" w:color="auto" w:fill="FFFFFF"/>
            <w:vAlign w:val="center"/>
          </w:tcPr>
          <w:p w:rsidR="003919F1" w:rsidRDefault="00E836D2" w:rsidP="00D333E7">
            <w:pPr>
              <w:pStyle w:val="TableContents"/>
              <w:spacing w:line="480" w:lineRule="auto"/>
              <w:jc w:val="center"/>
              <w:rPr>
                <w:sz w:val="20"/>
                <w:szCs w:val="20"/>
              </w:rPr>
            </w:pPr>
            <w:bookmarkStart w:id="93" w:name="TBL-2-4-10"/>
            <w:bookmarkEnd w:id="93"/>
            <w:r>
              <w:rPr>
                <w:sz w:val="20"/>
                <w:szCs w:val="20"/>
              </w:rPr>
              <w:t>1750 - 1997</w:t>
            </w:r>
          </w:p>
        </w:tc>
        <w:tc>
          <w:tcPr>
            <w:tcW w:w="2507" w:type="dxa"/>
            <w:shd w:val="clear" w:color="auto" w:fill="FFFFFF"/>
            <w:vAlign w:val="center"/>
          </w:tcPr>
          <w:p w:rsidR="003919F1" w:rsidRDefault="00E836D2" w:rsidP="00D333E7">
            <w:pPr>
              <w:pStyle w:val="TableContents"/>
              <w:spacing w:line="480" w:lineRule="auto"/>
              <w:jc w:val="center"/>
              <w:rPr>
                <w:sz w:val="20"/>
                <w:szCs w:val="20"/>
              </w:rPr>
            </w:pPr>
            <w:bookmarkStart w:id="94" w:name="TBL-2-5-"/>
            <w:bookmarkStart w:id="95" w:name="TBL-2-5-1"/>
            <w:bookmarkEnd w:id="94"/>
            <w:bookmarkEnd w:id="95"/>
            <w:proofErr w:type="spellStart"/>
            <w:r>
              <w:rPr>
                <w:sz w:val="20"/>
                <w:szCs w:val="20"/>
              </w:rPr>
              <w:t>Stahle</w:t>
            </w:r>
            <w:proofErr w:type="spellEnd"/>
            <w:r>
              <w:rPr>
                <w:sz w:val="20"/>
                <w:szCs w:val="20"/>
              </w:rPr>
              <w:t xml:space="preserve">, D.W. </w:t>
            </w:r>
          </w:p>
        </w:tc>
      </w:tr>
      <w:tr w:rsidR="003919F1">
        <w:tc>
          <w:tcPr>
            <w:tcW w:w="718" w:type="dxa"/>
            <w:gridSpan w:val="2"/>
            <w:shd w:val="clear" w:color="auto" w:fill="FFFFFF"/>
            <w:vAlign w:val="center"/>
          </w:tcPr>
          <w:p w:rsidR="003919F1" w:rsidRDefault="003919F1" w:rsidP="00D333E7">
            <w:pPr>
              <w:pStyle w:val="TableContents"/>
              <w:spacing w:line="480" w:lineRule="auto"/>
              <w:rPr>
                <w:sz w:val="20"/>
                <w:szCs w:val="20"/>
              </w:rPr>
            </w:pPr>
            <w:bookmarkStart w:id="96" w:name="TBL-2-5-2"/>
            <w:bookmarkEnd w:id="96"/>
          </w:p>
        </w:tc>
        <w:tc>
          <w:tcPr>
            <w:tcW w:w="1440" w:type="dxa"/>
            <w:shd w:val="clear" w:color="auto" w:fill="FFFFFF"/>
            <w:vAlign w:val="center"/>
          </w:tcPr>
          <w:p w:rsidR="003919F1" w:rsidRDefault="003919F1" w:rsidP="00D333E7">
            <w:pPr>
              <w:pStyle w:val="TableContents"/>
              <w:spacing w:line="480" w:lineRule="auto"/>
              <w:rPr>
                <w:sz w:val="20"/>
                <w:szCs w:val="20"/>
              </w:rPr>
            </w:pPr>
            <w:bookmarkStart w:id="97" w:name="TBL-2-5-3"/>
            <w:bookmarkEnd w:id="97"/>
          </w:p>
        </w:tc>
        <w:tc>
          <w:tcPr>
            <w:tcW w:w="540" w:type="dxa"/>
            <w:shd w:val="clear" w:color="auto" w:fill="FFFFFF"/>
            <w:vAlign w:val="center"/>
          </w:tcPr>
          <w:p w:rsidR="003919F1" w:rsidRDefault="003919F1" w:rsidP="00D333E7">
            <w:pPr>
              <w:pStyle w:val="TableContents"/>
              <w:spacing w:line="480" w:lineRule="auto"/>
              <w:rPr>
                <w:sz w:val="20"/>
                <w:szCs w:val="20"/>
              </w:rPr>
            </w:pPr>
            <w:bookmarkStart w:id="98" w:name="TBL-2-5-4"/>
            <w:bookmarkEnd w:id="98"/>
          </w:p>
        </w:tc>
        <w:tc>
          <w:tcPr>
            <w:tcW w:w="659" w:type="dxa"/>
            <w:shd w:val="clear" w:color="auto" w:fill="FFFFFF"/>
            <w:vAlign w:val="center"/>
          </w:tcPr>
          <w:p w:rsidR="003919F1" w:rsidRDefault="003919F1" w:rsidP="00D333E7">
            <w:pPr>
              <w:pStyle w:val="TableContents"/>
              <w:spacing w:line="480" w:lineRule="auto"/>
              <w:rPr>
                <w:sz w:val="20"/>
                <w:szCs w:val="20"/>
              </w:rPr>
            </w:pPr>
            <w:bookmarkStart w:id="99" w:name="TBL-2-5-5"/>
            <w:bookmarkEnd w:id="99"/>
          </w:p>
        </w:tc>
        <w:tc>
          <w:tcPr>
            <w:tcW w:w="359" w:type="dxa"/>
            <w:shd w:val="clear" w:color="auto" w:fill="FFFFFF"/>
            <w:vAlign w:val="center"/>
          </w:tcPr>
          <w:p w:rsidR="003919F1" w:rsidRDefault="003919F1" w:rsidP="00D333E7">
            <w:pPr>
              <w:pStyle w:val="TableContents"/>
              <w:spacing w:line="480" w:lineRule="auto"/>
              <w:rPr>
                <w:sz w:val="20"/>
                <w:szCs w:val="20"/>
              </w:rPr>
            </w:pPr>
            <w:bookmarkStart w:id="100" w:name="TBL-2-5-6"/>
            <w:bookmarkEnd w:id="100"/>
          </w:p>
        </w:tc>
        <w:tc>
          <w:tcPr>
            <w:tcW w:w="659" w:type="dxa"/>
            <w:shd w:val="clear" w:color="auto" w:fill="FFFFFF"/>
            <w:vAlign w:val="center"/>
          </w:tcPr>
          <w:p w:rsidR="003919F1" w:rsidRDefault="003919F1" w:rsidP="00D333E7">
            <w:pPr>
              <w:pStyle w:val="TableContents"/>
              <w:spacing w:line="480" w:lineRule="auto"/>
              <w:rPr>
                <w:sz w:val="20"/>
                <w:szCs w:val="20"/>
              </w:rPr>
            </w:pPr>
            <w:bookmarkStart w:id="101" w:name="TBL-2-5-7"/>
            <w:bookmarkEnd w:id="101"/>
          </w:p>
        </w:tc>
        <w:tc>
          <w:tcPr>
            <w:tcW w:w="780" w:type="dxa"/>
            <w:shd w:val="clear" w:color="auto" w:fill="FFFFFF"/>
            <w:vAlign w:val="center"/>
          </w:tcPr>
          <w:p w:rsidR="003919F1" w:rsidRDefault="003919F1" w:rsidP="00D333E7">
            <w:pPr>
              <w:pStyle w:val="TableContents"/>
              <w:spacing w:line="480" w:lineRule="auto"/>
              <w:rPr>
                <w:sz w:val="20"/>
                <w:szCs w:val="20"/>
              </w:rPr>
            </w:pPr>
            <w:bookmarkStart w:id="102" w:name="TBL-2-5-8"/>
            <w:bookmarkEnd w:id="102"/>
          </w:p>
        </w:tc>
        <w:tc>
          <w:tcPr>
            <w:tcW w:w="772" w:type="dxa"/>
            <w:shd w:val="clear" w:color="auto" w:fill="FFFFFF"/>
            <w:vAlign w:val="center"/>
          </w:tcPr>
          <w:p w:rsidR="003919F1" w:rsidRDefault="003919F1" w:rsidP="00D333E7">
            <w:pPr>
              <w:pStyle w:val="TableContents"/>
              <w:spacing w:line="480" w:lineRule="auto"/>
              <w:rPr>
                <w:sz w:val="20"/>
                <w:szCs w:val="20"/>
              </w:rPr>
            </w:pPr>
            <w:bookmarkStart w:id="103" w:name="TBL-2-5-9"/>
            <w:bookmarkEnd w:id="103"/>
          </w:p>
        </w:tc>
        <w:tc>
          <w:tcPr>
            <w:tcW w:w="1279" w:type="dxa"/>
            <w:shd w:val="clear" w:color="auto" w:fill="FFFFFF"/>
            <w:vAlign w:val="center"/>
          </w:tcPr>
          <w:p w:rsidR="003919F1" w:rsidRDefault="003919F1" w:rsidP="00D333E7">
            <w:pPr>
              <w:pStyle w:val="TableContents"/>
              <w:spacing w:line="480" w:lineRule="auto"/>
              <w:rPr>
                <w:sz w:val="20"/>
                <w:szCs w:val="20"/>
              </w:rPr>
            </w:pPr>
            <w:bookmarkStart w:id="104" w:name="TBL-2-5-10"/>
            <w:bookmarkEnd w:id="104"/>
          </w:p>
        </w:tc>
        <w:tc>
          <w:tcPr>
            <w:tcW w:w="2507" w:type="dxa"/>
            <w:shd w:val="clear" w:color="auto" w:fill="FFFFFF"/>
            <w:vAlign w:val="center"/>
          </w:tcPr>
          <w:p w:rsidR="003919F1" w:rsidRDefault="00E836D2" w:rsidP="00D333E7">
            <w:pPr>
              <w:pStyle w:val="TableContents"/>
              <w:spacing w:line="480" w:lineRule="auto"/>
              <w:jc w:val="center"/>
              <w:rPr>
                <w:sz w:val="20"/>
                <w:szCs w:val="20"/>
              </w:rPr>
            </w:pPr>
            <w:bookmarkStart w:id="105" w:name="TBL-2-6-"/>
            <w:bookmarkStart w:id="106" w:name="TBL-2-6-1"/>
            <w:bookmarkEnd w:id="105"/>
            <w:bookmarkEnd w:id="106"/>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rsidP="00D333E7">
            <w:pPr>
              <w:pStyle w:val="TableContents"/>
              <w:spacing w:line="480" w:lineRule="auto"/>
              <w:jc w:val="center"/>
              <w:rPr>
                <w:sz w:val="20"/>
                <w:szCs w:val="20"/>
              </w:rPr>
            </w:pPr>
            <w:bookmarkStart w:id="107" w:name="TBL-2-6-2"/>
            <w:bookmarkEnd w:id="107"/>
            <w:r>
              <w:rPr>
                <w:sz w:val="20"/>
                <w:szCs w:val="20"/>
              </w:rPr>
              <w:t xml:space="preserve">WD </w:t>
            </w:r>
          </w:p>
        </w:tc>
        <w:tc>
          <w:tcPr>
            <w:tcW w:w="1440" w:type="dxa"/>
            <w:shd w:val="clear" w:color="auto" w:fill="FFFFFF"/>
            <w:vAlign w:val="center"/>
          </w:tcPr>
          <w:p w:rsidR="003919F1" w:rsidRDefault="00E836D2" w:rsidP="00D333E7">
            <w:pPr>
              <w:pStyle w:val="TableContents"/>
              <w:spacing w:line="480" w:lineRule="auto"/>
              <w:jc w:val="center"/>
              <w:rPr>
                <w:sz w:val="20"/>
                <w:szCs w:val="20"/>
              </w:rPr>
            </w:pPr>
            <w:bookmarkStart w:id="108" w:name="TBL-2-6-3"/>
            <w:bookmarkEnd w:id="108"/>
            <w:r>
              <w:rPr>
                <w:sz w:val="20"/>
                <w:szCs w:val="20"/>
              </w:rPr>
              <w:t>38.50, 78.35</w:t>
            </w:r>
          </w:p>
        </w:tc>
        <w:tc>
          <w:tcPr>
            <w:tcW w:w="540" w:type="dxa"/>
            <w:shd w:val="clear" w:color="auto" w:fill="FFFFFF"/>
            <w:vAlign w:val="center"/>
          </w:tcPr>
          <w:p w:rsidR="003919F1" w:rsidRDefault="00E836D2" w:rsidP="00D333E7">
            <w:pPr>
              <w:pStyle w:val="TableContents"/>
              <w:spacing w:line="480" w:lineRule="auto"/>
              <w:jc w:val="center"/>
              <w:rPr>
                <w:sz w:val="20"/>
                <w:szCs w:val="20"/>
              </w:rPr>
            </w:pPr>
            <w:bookmarkStart w:id="109" w:name="TBL-2-6-4"/>
            <w:bookmarkEnd w:id="109"/>
            <w:r>
              <w:rPr>
                <w:sz w:val="20"/>
                <w:szCs w:val="20"/>
              </w:rPr>
              <w:t>0.523</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110" w:name="TBL-2-6-5"/>
            <w:bookmarkEnd w:id="110"/>
            <w:r>
              <w:rPr>
                <w:sz w:val="20"/>
                <w:szCs w:val="20"/>
              </w:rPr>
              <w:t>0.163</w:t>
            </w:r>
          </w:p>
        </w:tc>
        <w:tc>
          <w:tcPr>
            <w:tcW w:w="359" w:type="dxa"/>
            <w:shd w:val="clear" w:color="auto" w:fill="FFFFFF"/>
            <w:vAlign w:val="center"/>
          </w:tcPr>
          <w:p w:rsidR="003919F1" w:rsidRDefault="00E836D2" w:rsidP="00D333E7">
            <w:pPr>
              <w:pStyle w:val="TableContents"/>
              <w:spacing w:line="480" w:lineRule="auto"/>
              <w:jc w:val="right"/>
              <w:rPr>
                <w:sz w:val="20"/>
                <w:szCs w:val="20"/>
              </w:rPr>
            </w:pPr>
            <w:bookmarkStart w:id="111" w:name="TBL-2-6-6"/>
            <w:bookmarkEnd w:id="111"/>
            <w:r>
              <w:rPr>
                <w:sz w:val="20"/>
                <w:szCs w:val="20"/>
              </w:rPr>
              <w:t>26</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112" w:name="TBL-2-6-7"/>
            <w:bookmarkEnd w:id="112"/>
            <w:r>
              <w:rPr>
                <w:sz w:val="20"/>
                <w:szCs w:val="20"/>
              </w:rPr>
              <w:t>250.8</w:t>
            </w:r>
          </w:p>
        </w:tc>
        <w:tc>
          <w:tcPr>
            <w:tcW w:w="780" w:type="dxa"/>
            <w:shd w:val="clear" w:color="auto" w:fill="FFFFFF"/>
            <w:vAlign w:val="center"/>
          </w:tcPr>
          <w:p w:rsidR="003919F1" w:rsidRDefault="00E836D2" w:rsidP="00D333E7">
            <w:pPr>
              <w:pStyle w:val="TableContents"/>
              <w:spacing w:line="480" w:lineRule="auto"/>
              <w:rPr>
                <w:sz w:val="20"/>
                <w:szCs w:val="20"/>
              </w:rPr>
            </w:pPr>
            <w:bookmarkStart w:id="113" w:name="TBL-2-6-8"/>
            <w:bookmarkEnd w:id="113"/>
            <w:r>
              <w:rPr>
                <w:sz w:val="20"/>
                <w:szCs w:val="20"/>
              </w:rPr>
              <w:t xml:space="preserve">0.43* </w:t>
            </w:r>
          </w:p>
        </w:tc>
        <w:tc>
          <w:tcPr>
            <w:tcW w:w="772" w:type="dxa"/>
            <w:shd w:val="clear" w:color="auto" w:fill="FFFFFF"/>
            <w:vAlign w:val="center"/>
          </w:tcPr>
          <w:p w:rsidR="003919F1" w:rsidRDefault="00E836D2" w:rsidP="00D333E7">
            <w:pPr>
              <w:pStyle w:val="TableContents"/>
              <w:spacing w:line="480" w:lineRule="auto"/>
              <w:rPr>
                <w:sz w:val="20"/>
                <w:szCs w:val="20"/>
              </w:rPr>
            </w:pPr>
            <w:bookmarkStart w:id="114" w:name="TBL-2-6-9"/>
            <w:bookmarkEnd w:id="114"/>
            <w:r>
              <w:rPr>
                <w:sz w:val="20"/>
                <w:szCs w:val="20"/>
              </w:rPr>
              <w:t xml:space="preserve">0.59* </w:t>
            </w:r>
          </w:p>
        </w:tc>
        <w:tc>
          <w:tcPr>
            <w:tcW w:w="1279" w:type="dxa"/>
            <w:shd w:val="clear" w:color="auto" w:fill="FFFFFF"/>
            <w:vAlign w:val="center"/>
          </w:tcPr>
          <w:p w:rsidR="003919F1" w:rsidRDefault="00E836D2" w:rsidP="00D333E7">
            <w:pPr>
              <w:pStyle w:val="TableContents"/>
              <w:spacing w:line="480" w:lineRule="auto"/>
              <w:jc w:val="center"/>
              <w:rPr>
                <w:sz w:val="20"/>
                <w:szCs w:val="20"/>
              </w:rPr>
            </w:pPr>
            <w:bookmarkStart w:id="115" w:name="TBL-2-6-10"/>
            <w:bookmarkEnd w:id="115"/>
            <w:r>
              <w:rPr>
                <w:sz w:val="20"/>
                <w:szCs w:val="20"/>
              </w:rPr>
              <w:t>1735 - 1981</w:t>
            </w:r>
          </w:p>
        </w:tc>
        <w:tc>
          <w:tcPr>
            <w:tcW w:w="2507" w:type="dxa"/>
            <w:shd w:val="clear" w:color="auto" w:fill="FFFFFF"/>
            <w:vAlign w:val="center"/>
          </w:tcPr>
          <w:p w:rsidR="003919F1" w:rsidRDefault="00E836D2" w:rsidP="00D333E7">
            <w:pPr>
              <w:pStyle w:val="TableContents"/>
              <w:spacing w:line="480" w:lineRule="auto"/>
              <w:jc w:val="center"/>
              <w:rPr>
                <w:sz w:val="20"/>
                <w:szCs w:val="20"/>
              </w:rPr>
            </w:pPr>
            <w:bookmarkStart w:id="116" w:name="TBL-2-7-"/>
            <w:bookmarkStart w:id="117" w:name="TBL-2-7-1"/>
            <w:bookmarkEnd w:id="116"/>
            <w:bookmarkEnd w:id="117"/>
            <w:r>
              <w:rPr>
                <w:sz w:val="20"/>
                <w:szCs w:val="20"/>
              </w:rPr>
              <w:t xml:space="preserve">Cook, E.R. 1994 </w:t>
            </w:r>
          </w:p>
        </w:tc>
      </w:tr>
      <w:tr w:rsidR="003919F1">
        <w:tc>
          <w:tcPr>
            <w:tcW w:w="718" w:type="dxa"/>
            <w:gridSpan w:val="2"/>
            <w:shd w:val="clear" w:color="auto" w:fill="FFFFFF"/>
            <w:vAlign w:val="center"/>
          </w:tcPr>
          <w:p w:rsidR="003919F1" w:rsidRDefault="00E836D2" w:rsidP="00D333E7">
            <w:pPr>
              <w:pStyle w:val="TableContents"/>
              <w:spacing w:line="480" w:lineRule="auto"/>
              <w:jc w:val="center"/>
              <w:rPr>
                <w:sz w:val="20"/>
                <w:szCs w:val="20"/>
              </w:rPr>
            </w:pPr>
            <w:bookmarkStart w:id="118" w:name="TBL-2-7-2"/>
            <w:bookmarkEnd w:id="118"/>
            <w:r>
              <w:rPr>
                <w:sz w:val="20"/>
                <w:szCs w:val="20"/>
              </w:rPr>
              <w:t xml:space="preserve">CC </w:t>
            </w:r>
          </w:p>
        </w:tc>
        <w:tc>
          <w:tcPr>
            <w:tcW w:w="1440" w:type="dxa"/>
            <w:shd w:val="clear" w:color="auto" w:fill="FFFFFF"/>
            <w:vAlign w:val="center"/>
          </w:tcPr>
          <w:p w:rsidR="003919F1" w:rsidRDefault="00E836D2" w:rsidP="00D333E7">
            <w:pPr>
              <w:pStyle w:val="TableContents"/>
              <w:spacing w:line="480" w:lineRule="auto"/>
              <w:jc w:val="center"/>
              <w:rPr>
                <w:sz w:val="20"/>
                <w:szCs w:val="20"/>
              </w:rPr>
            </w:pPr>
            <w:bookmarkStart w:id="119" w:name="TBL-2-7-3"/>
            <w:bookmarkEnd w:id="119"/>
            <w:r>
              <w:rPr>
                <w:sz w:val="20"/>
                <w:szCs w:val="20"/>
              </w:rPr>
              <w:t>37.35, 80.37</w:t>
            </w:r>
          </w:p>
        </w:tc>
        <w:tc>
          <w:tcPr>
            <w:tcW w:w="540" w:type="dxa"/>
            <w:shd w:val="clear" w:color="auto" w:fill="FFFFFF"/>
            <w:vAlign w:val="center"/>
          </w:tcPr>
          <w:p w:rsidR="003919F1" w:rsidRDefault="00E836D2" w:rsidP="00D333E7">
            <w:pPr>
              <w:pStyle w:val="TableContents"/>
              <w:spacing w:line="480" w:lineRule="auto"/>
              <w:jc w:val="center"/>
              <w:rPr>
                <w:sz w:val="20"/>
                <w:szCs w:val="20"/>
              </w:rPr>
            </w:pPr>
            <w:bookmarkStart w:id="120" w:name="TBL-2-7-4"/>
            <w:bookmarkEnd w:id="120"/>
            <w:r>
              <w:rPr>
                <w:sz w:val="20"/>
                <w:szCs w:val="20"/>
              </w:rPr>
              <w:t>0.592</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121" w:name="TBL-2-7-5"/>
            <w:bookmarkEnd w:id="121"/>
            <w:r>
              <w:rPr>
                <w:sz w:val="20"/>
                <w:szCs w:val="20"/>
              </w:rPr>
              <w:t>0.218</w:t>
            </w:r>
          </w:p>
        </w:tc>
        <w:tc>
          <w:tcPr>
            <w:tcW w:w="359" w:type="dxa"/>
            <w:shd w:val="clear" w:color="auto" w:fill="FFFFFF"/>
            <w:vAlign w:val="center"/>
          </w:tcPr>
          <w:p w:rsidR="003919F1" w:rsidRDefault="00E836D2" w:rsidP="00D333E7">
            <w:pPr>
              <w:pStyle w:val="TableContents"/>
              <w:spacing w:line="480" w:lineRule="auto"/>
              <w:jc w:val="right"/>
              <w:rPr>
                <w:sz w:val="20"/>
                <w:szCs w:val="20"/>
              </w:rPr>
            </w:pPr>
            <w:bookmarkStart w:id="122" w:name="TBL-2-7-6"/>
            <w:bookmarkEnd w:id="122"/>
            <w:r>
              <w:rPr>
                <w:sz w:val="20"/>
                <w:szCs w:val="20"/>
              </w:rPr>
              <w:t>20</w:t>
            </w:r>
          </w:p>
        </w:tc>
        <w:tc>
          <w:tcPr>
            <w:tcW w:w="659" w:type="dxa"/>
            <w:shd w:val="clear" w:color="auto" w:fill="FFFFFF"/>
            <w:vAlign w:val="center"/>
          </w:tcPr>
          <w:p w:rsidR="003919F1" w:rsidRDefault="00E836D2" w:rsidP="00D333E7">
            <w:pPr>
              <w:pStyle w:val="TableContents"/>
              <w:spacing w:line="480" w:lineRule="auto"/>
              <w:jc w:val="center"/>
              <w:rPr>
                <w:sz w:val="20"/>
                <w:szCs w:val="20"/>
              </w:rPr>
            </w:pPr>
            <w:bookmarkStart w:id="123" w:name="TBL-2-7-7"/>
            <w:bookmarkEnd w:id="123"/>
            <w:r>
              <w:rPr>
                <w:sz w:val="20"/>
                <w:szCs w:val="20"/>
              </w:rPr>
              <w:t>194.1</w:t>
            </w:r>
          </w:p>
        </w:tc>
        <w:tc>
          <w:tcPr>
            <w:tcW w:w="780" w:type="dxa"/>
            <w:shd w:val="clear" w:color="auto" w:fill="FFFFFF"/>
            <w:vAlign w:val="center"/>
          </w:tcPr>
          <w:p w:rsidR="003919F1" w:rsidRDefault="00E836D2" w:rsidP="00D333E7">
            <w:pPr>
              <w:pStyle w:val="TableContents"/>
              <w:spacing w:line="480" w:lineRule="auto"/>
              <w:rPr>
                <w:sz w:val="20"/>
                <w:szCs w:val="20"/>
              </w:rPr>
            </w:pPr>
            <w:bookmarkStart w:id="124" w:name="TBL-2-7-8"/>
            <w:bookmarkEnd w:id="124"/>
            <w:r>
              <w:rPr>
                <w:sz w:val="20"/>
                <w:szCs w:val="20"/>
              </w:rPr>
              <w:t xml:space="preserve">0.38* </w:t>
            </w:r>
          </w:p>
        </w:tc>
        <w:tc>
          <w:tcPr>
            <w:tcW w:w="772" w:type="dxa"/>
            <w:shd w:val="clear" w:color="auto" w:fill="FFFFFF"/>
            <w:vAlign w:val="center"/>
          </w:tcPr>
          <w:p w:rsidR="003919F1" w:rsidRDefault="00E836D2" w:rsidP="00D333E7">
            <w:pPr>
              <w:pStyle w:val="TableContents"/>
              <w:spacing w:line="480" w:lineRule="auto"/>
              <w:rPr>
                <w:sz w:val="20"/>
                <w:szCs w:val="20"/>
              </w:rPr>
            </w:pPr>
            <w:bookmarkStart w:id="125" w:name="TBL-2-7-9"/>
            <w:bookmarkEnd w:id="125"/>
            <w:r>
              <w:rPr>
                <w:sz w:val="20"/>
                <w:szCs w:val="20"/>
              </w:rPr>
              <w:t xml:space="preserve">0.50* </w:t>
            </w:r>
          </w:p>
        </w:tc>
        <w:tc>
          <w:tcPr>
            <w:tcW w:w="1279" w:type="dxa"/>
            <w:shd w:val="clear" w:color="auto" w:fill="FFFFFF"/>
            <w:vAlign w:val="center"/>
          </w:tcPr>
          <w:p w:rsidR="003919F1" w:rsidRDefault="00E836D2" w:rsidP="00D333E7">
            <w:pPr>
              <w:pStyle w:val="TableContents"/>
              <w:spacing w:line="480" w:lineRule="auto"/>
              <w:jc w:val="center"/>
              <w:rPr>
                <w:sz w:val="20"/>
                <w:szCs w:val="20"/>
              </w:rPr>
            </w:pPr>
            <w:bookmarkStart w:id="126" w:name="TBL-2-7-10"/>
            <w:bookmarkEnd w:id="126"/>
            <w:r>
              <w:rPr>
                <w:sz w:val="20"/>
                <w:szCs w:val="20"/>
              </w:rPr>
              <w:t>1800 - 2001</w:t>
            </w:r>
          </w:p>
        </w:tc>
        <w:tc>
          <w:tcPr>
            <w:tcW w:w="2507" w:type="dxa"/>
            <w:shd w:val="clear" w:color="auto" w:fill="FFFFFF"/>
            <w:vAlign w:val="center"/>
          </w:tcPr>
          <w:p w:rsidR="003919F1" w:rsidRDefault="00E836D2" w:rsidP="00D333E7">
            <w:pPr>
              <w:pStyle w:val="TableContents"/>
              <w:spacing w:line="480" w:lineRule="auto"/>
              <w:jc w:val="center"/>
              <w:rPr>
                <w:sz w:val="20"/>
                <w:szCs w:val="20"/>
              </w:rPr>
            </w:pPr>
            <w:bookmarkStart w:id="127" w:name="TBL-2-8-"/>
            <w:bookmarkStart w:id="128" w:name="TBL-2-8-1"/>
            <w:bookmarkEnd w:id="127"/>
            <w:bookmarkEnd w:id="128"/>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29" w:name="TBL-2-8-2"/>
            <w:bookmarkEnd w:id="129"/>
            <w:r>
              <w:rPr>
                <w:sz w:val="20"/>
                <w:szCs w:val="20"/>
              </w:rPr>
              <w:t xml:space="preserve">OC </w:t>
            </w:r>
          </w:p>
        </w:tc>
        <w:tc>
          <w:tcPr>
            <w:tcW w:w="1440"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0" w:name="TBL-2-8-3"/>
            <w:bookmarkEnd w:id="130"/>
            <w:r>
              <w:rPr>
                <w:sz w:val="20"/>
                <w:szCs w:val="20"/>
              </w:rPr>
              <w:t>39.88, 76.40</w:t>
            </w:r>
          </w:p>
        </w:tc>
        <w:tc>
          <w:tcPr>
            <w:tcW w:w="540"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1" w:name="TBL-2-8-4"/>
            <w:bookmarkEnd w:id="131"/>
            <w:r>
              <w:rPr>
                <w:sz w:val="20"/>
                <w:szCs w:val="20"/>
              </w:rPr>
              <w:t>0.575</w:t>
            </w:r>
          </w:p>
        </w:tc>
        <w:tc>
          <w:tcPr>
            <w:tcW w:w="65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2" w:name="TBL-2-8-5"/>
            <w:bookmarkEnd w:id="132"/>
            <w:r>
              <w:rPr>
                <w:sz w:val="20"/>
                <w:szCs w:val="20"/>
              </w:rPr>
              <w:t>0.169</w:t>
            </w:r>
          </w:p>
        </w:tc>
        <w:tc>
          <w:tcPr>
            <w:tcW w:w="359" w:type="dxa"/>
            <w:tcBorders>
              <w:bottom w:val="single" w:sz="18" w:space="0" w:color="00000A"/>
            </w:tcBorders>
            <w:shd w:val="clear" w:color="auto" w:fill="FFFFFF"/>
            <w:vAlign w:val="center"/>
          </w:tcPr>
          <w:p w:rsidR="003919F1" w:rsidRDefault="00E836D2" w:rsidP="00D333E7">
            <w:pPr>
              <w:pStyle w:val="TableContents"/>
              <w:spacing w:line="480" w:lineRule="auto"/>
              <w:jc w:val="right"/>
              <w:rPr>
                <w:sz w:val="20"/>
                <w:szCs w:val="20"/>
              </w:rPr>
            </w:pPr>
            <w:bookmarkStart w:id="133" w:name="TBL-2-8-6"/>
            <w:bookmarkEnd w:id="133"/>
            <w:r>
              <w:rPr>
                <w:sz w:val="20"/>
                <w:szCs w:val="20"/>
              </w:rPr>
              <w:t>18</w:t>
            </w:r>
          </w:p>
        </w:tc>
        <w:tc>
          <w:tcPr>
            <w:tcW w:w="65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4" w:name="TBL-2-8-7"/>
            <w:bookmarkEnd w:id="134"/>
            <w:r>
              <w:rPr>
                <w:sz w:val="20"/>
                <w:szCs w:val="20"/>
              </w:rPr>
              <w:t>260.2</w:t>
            </w:r>
          </w:p>
        </w:tc>
        <w:tc>
          <w:tcPr>
            <w:tcW w:w="780" w:type="dxa"/>
            <w:tcBorders>
              <w:bottom w:val="single" w:sz="18" w:space="0" w:color="00000A"/>
            </w:tcBorders>
            <w:shd w:val="clear" w:color="auto" w:fill="FFFFFF"/>
            <w:vAlign w:val="center"/>
          </w:tcPr>
          <w:p w:rsidR="003919F1" w:rsidRDefault="00E836D2" w:rsidP="00D333E7">
            <w:pPr>
              <w:pStyle w:val="TableContents"/>
              <w:spacing w:line="480" w:lineRule="auto"/>
              <w:rPr>
                <w:sz w:val="20"/>
                <w:szCs w:val="20"/>
              </w:rPr>
            </w:pPr>
            <w:bookmarkStart w:id="135" w:name="TBL-2-8-8"/>
            <w:bookmarkEnd w:id="135"/>
            <w:r>
              <w:rPr>
                <w:sz w:val="20"/>
                <w:szCs w:val="20"/>
              </w:rPr>
              <w:t>0.24**</w:t>
            </w:r>
          </w:p>
        </w:tc>
        <w:tc>
          <w:tcPr>
            <w:tcW w:w="772" w:type="dxa"/>
            <w:tcBorders>
              <w:bottom w:val="single" w:sz="18" w:space="0" w:color="00000A"/>
            </w:tcBorders>
            <w:shd w:val="clear" w:color="auto" w:fill="FFFFFF"/>
            <w:vAlign w:val="center"/>
          </w:tcPr>
          <w:p w:rsidR="003919F1" w:rsidRDefault="00E836D2" w:rsidP="00D333E7">
            <w:pPr>
              <w:pStyle w:val="TableContents"/>
              <w:spacing w:line="480" w:lineRule="auto"/>
              <w:rPr>
                <w:sz w:val="20"/>
                <w:szCs w:val="20"/>
              </w:rPr>
            </w:pPr>
            <w:bookmarkStart w:id="136" w:name="TBL-2-8-9"/>
            <w:bookmarkEnd w:id="136"/>
            <w:r>
              <w:rPr>
                <w:sz w:val="20"/>
                <w:szCs w:val="20"/>
              </w:rPr>
              <w:t xml:space="preserve">0.19 </w:t>
            </w:r>
          </w:p>
        </w:tc>
        <w:tc>
          <w:tcPr>
            <w:tcW w:w="127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7" w:name="TBL-2-8-10"/>
            <w:bookmarkEnd w:id="137"/>
            <w:r>
              <w:rPr>
                <w:sz w:val="20"/>
                <w:szCs w:val="20"/>
              </w:rPr>
              <w:t>1745 - 1981</w:t>
            </w:r>
          </w:p>
        </w:tc>
        <w:tc>
          <w:tcPr>
            <w:tcW w:w="2507"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38" w:name="TBL-2-9-"/>
            <w:bookmarkStart w:id="139" w:name="TBL-2-9-1"/>
            <w:bookmarkEnd w:id="138"/>
            <w:bookmarkEnd w:id="139"/>
            <w:r>
              <w:rPr>
                <w:sz w:val="20"/>
                <w:szCs w:val="20"/>
              </w:rPr>
              <w:t xml:space="preserve">Cook, E.R. 1994 </w:t>
            </w:r>
          </w:p>
        </w:tc>
      </w:tr>
      <w:tr w:rsidR="003919F1">
        <w:tc>
          <w:tcPr>
            <w:tcW w:w="633" w:type="dxa"/>
            <w:shd w:val="clear" w:color="auto" w:fill="FFFFFF"/>
            <w:vAlign w:val="center"/>
          </w:tcPr>
          <w:p w:rsidR="003919F1" w:rsidRDefault="003919F1" w:rsidP="00D333E7">
            <w:pPr>
              <w:pStyle w:val="TableContents"/>
              <w:spacing w:line="480" w:lineRule="auto"/>
              <w:rPr>
                <w:sz w:val="4"/>
                <w:szCs w:val="4"/>
              </w:rPr>
            </w:pPr>
          </w:p>
        </w:tc>
        <w:tc>
          <w:tcPr>
            <w:tcW w:w="9080" w:type="dxa"/>
            <w:gridSpan w:val="10"/>
            <w:shd w:val="clear" w:color="auto" w:fill="FFFFFF"/>
          </w:tcPr>
          <w:p w:rsidR="003919F1" w:rsidRDefault="003919F1" w:rsidP="00D333E7">
            <w:pPr>
              <w:pStyle w:val="TableContents"/>
              <w:spacing w:line="480" w:lineRule="auto"/>
              <w:rPr>
                <w:sz w:val="4"/>
                <w:szCs w:val="4"/>
              </w:rPr>
            </w:pPr>
          </w:p>
        </w:tc>
      </w:tr>
    </w:tbl>
    <w:p w:rsidR="003919F1" w:rsidRDefault="003919F1" w:rsidP="00D333E7">
      <w:pPr>
        <w:pStyle w:val="TextBody"/>
        <w:spacing w:after="0" w:line="480" w:lineRule="auto"/>
      </w:pPr>
    </w:p>
    <w:p w:rsidR="003919F1" w:rsidRDefault="00E836D2" w:rsidP="00D333E7">
      <w:pPr>
        <w:pStyle w:val="TextBody"/>
        <w:spacing w:after="0" w:line="480" w:lineRule="auto"/>
      </w:pPr>
      <w:r>
        <w:t xml:space="preserve">Table 1: Site-specific details for the Brush Mountain (BM), Lynn Hollow (LH), Watchdog Mountain (WD), Craig Creek (CC), and Otter Creek (CC) sites, including location, series </w:t>
      </w:r>
      <w:proofErr w:type="spellStart"/>
      <w:r>
        <w:t>intercorrelation</w:t>
      </w:r>
      <w:proofErr w:type="spellEnd"/>
      <w:r>
        <w:t xml:space="preserve"> (SIC), mean sensitivity (MS), number of series (N), mean segment length (MSL), correlations between the chronology with both the averaged May-June precipitation (</w:t>
      </w:r>
      <w:proofErr w:type="spellStart"/>
      <w:r>
        <w:t>mjPR</w:t>
      </w:r>
      <w:proofErr w:type="spellEnd"/>
      <w:r>
        <w:t>) and averaged June-July PDSI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40" w:name="TBL-3-3-2"/>
      <w:bookmarkEnd w:id="140"/>
      <w:r>
        <w:t>= 0.19).</w:t>
      </w:r>
      <w:r>
        <w:br w:type="page"/>
      </w:r>
    </w:p>
    <w:tbl>
      <w:tblPr>
        <w:tblW w:w="5890" w:type="dxa"/>
        <w:tblBorders>
          <w:top w:val="single" w:sz="18" w:space="0" w:color="00000A"/>
        </w:tblBorders>
        <w:tblCellMar>
          <w:left w:w="0" w:type="dxa"/>
          <w:right w:w="0" w:type="dxa"/>
        </w:tblCellMar>
        <w:tblLook w:val="04A0"/>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rsidP="00D333E7">
            <w:pPr>
              <w:pStyle w:val="TableContents"/>
              <w:pageBreakBefore/>
              <w:spacing w:line="480" w:lineRule="auto"/>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rsidP="00D333E7">
            <w:pPr>
              <w:pStyle w:val="TableContents"/>
              <w:spacing w:after="0" w:line="480" w:lineRule="auto"/>
              <w:jc w:val="center"/>
              <w:rPr>
                <w:sz w:val="20"/>
                <w:szCs w:val="20"/>
              </w:rPr>
            </w:pPr>
            <w:bookmarkStart w:id="141" w:name="TBL-3-4-"/>
            <w:bookmarkStart w:id="142" w:name="TBL-3-3-4"/>
            <w:bookmarkStart w:id="143" w:name="TBL-3-4-1"/>
            <w:bookmarkEnd w:id="141"/>
            <w:bookmarkEnd w:id="142"/>
            <w:bookmarkEnd w:id="143"/>
            <w:r>
              <w:rPr>
                <w:sz w:val="20"/>
                <w:szCs w:val="20"/>
              </w:rPr>
              <w:t>Calibration</w:t>
            </w:r>
          </w:p>
        </w:tc>
      </w:tr>
      <w:tr w:rsidR="003919F1">
        <w:tc>
          <w:tcPr>
            <w:tcW w:w="1443" w:type="dxa"/>
            <w:shd w:val="clear" w:color="auto" w:fill="FFFFFF"/>
            <w:vAlign w:val="center"/>
          </w:tcPr>
          <w:p w:rsidR="003919F1" w:rsidRDefault="003919F1" w:rsidP="00D333E7">
            <w:pPr>
              <w:pStyle w:val="TableContents"/>
              <w:spacing w:line="480" w:lineRule="auto"/>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rsidP="00D333E7">
            <w:pPr>
              <w:pStyle w:val="TableContents"/>
              <w:spacing w:after="0" w:line="480" w:lineRule="auto"/>
              <w:jc w:val="center"/>
              <w:rPr>
                <w:sz w:val="20"/>
                <w:szCs w:val="20"/>
              </w:rPr>
            </w:pPr>
            <w:bookmarkStart w:id="144" w:name="TBL-3-5-"/>
            <w:bookmarkStart w:id="145" w:name="TBL-3-5-1"/>
            <w:bookmarkEnd w:id="144"/>
            <w:bookmarkEnd w:id="145"/>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rsidP="00D333E7">
            <w:pPr>
              <w:pStyle w:val="TableContents"/>
              <w:spacing w:after="0" w:line="480" w:lineRule="auto"/>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146" w:name="TBL-3-6-2"/>
            <w:bookmarkEnd w:id="146"/>
          </w:p>
        </w:tc>
        <w:tc>
          <w:tcPr>
            <w:tcW w:w="1070" w:type="dxa"/>
            <w:tcBorders>
              <w:top w:val="single" w:sz="8" w:space="0" w:color="00000A"/>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47" w:name="TBL-3-6-3"/>
            <w:bookmarkEnd w:id="147"/>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48" w:name="TBL-3-6-4"/>
            <w:bookmarkEnd w:id="148"/>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49" w:name="TBL-3-6-5"/>
            <w:bookmarkEnd w:id="149"/>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0" w:name="TBL-3-7-"/>
            <w:bookmarkStart w:id="151" w:name="TBL-3-7-1"/>
            <w:bookmarkEnd w:id="150"/>
            <w:bookmarkEnd w:id="151"/>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2" w:name="TBL-3-7-2"/>
            <w:bookmarkEnd w:id="152"/>
            <w:r>
              <w:rPr>
                <w:sz w:val="20"/>
                <w:szCs w:val="20"/>
              </w:rPr>
              <w:t xml:space="preserve">RE </w:t>
            </w:r>
          </w:p>
        </w:tc>
        <w:tc>
          <w:tcPr>
            <w:tcW w:w="1070"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3" w:name="TBL-3-7-3"/>
            <w:bookmarkEnd w:id="153"/>
            <w:r>
              <w:rPr>
                <w:sz w:val="20"/>
                <w:szCs w:val="20"/>
              </w:rPr>
              <w:t>0.10 (0.20)</w:t>
            </w:r>
          </w:p>
        </w:tc>
        <w:tc>
          <w:tcPr>
            <w:tcW w:w="106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4" w:name="TBL-3-7-4"/>
            <w:bookmarkEnd w:id="154"/>
            <w:r>
              <w:rPr>
                <w:sz w:val="20"/>
                <w:szCs w:val="20"/>
              </w:rPr>
              <w:t>0.30 (0.42)</w:t>
            </w:r>
          </w:p>
        </w:tc>
        <w:tc>
          <w:tcPr>
            <w:tcW w:w="106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5" w:name="TBL-3-7-5"/>
            <w:bookmarkEnd w:id="155"/>
            <w:r>
              <w:rPr>
                <w:sz w:val="20"/>
                <w:szCs w:val="20"/>
              </w:rPr>
              <w:t>0.44 (0.26)</w:t>
            </w:r>
          </w:p>
        </w:tc>
        <w:tc>
          <w:tcPr>
            <w:tcW w:w="1239"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56" w:name="TBL-3-8-"/>
            <w:bookmarkStart w:id="157" w:name="TBL-3-8-1"/>
            <w:bookmarkEnd w:id="156"/>
            <w:bookmarkEnd w:id="157"/>
            <w:r>
              <w:rPr>
                <w:sz w:val="20"/>
                <w:szCs w:val="20"/>
              </w:rPr>
              <w:t>-0.41 (-0.66)</w:t>
            </w:r>
          </w:p>
        </w:tc>
      </w:tr>
      <w:tr w:rsidR="003919F1">
        <w:tc>
          <w:tcPr>
            <w:tcW w:w="1443" w:type="dxa"/>
            <w:shd w:val="clear" w:color="auto" w:fill="FFFFFF"/>
            <w:vAlign w:val="center"/>
          </w:tcPr>
          <w:p w:rsidR="003919F1" w:rsidRDefault="00E836D2" w:rsidP="00D333E7">
            <w:pPr>
              <w:pStyle w:val="TableContents"/>
              <w:spacing w:line="480" w:lineRule="auto"/>
              <w:jc w:val="center"/>
              <w:rPr>
                <w:sz w:val="20"/>
                <w:szCs w:val="20"/>
              </w:rPr>
            </w:pPr>
            <w:bookmarkStart w:id="158" w:name="TBL-3-8-2"/>
            <w:bookmarkEnd w:id="158"/>
            <w:r>
              <w:rPr>
                <w:sz w:val="20"/>
                <w:szCs w:val="20"/>
              </w:rPr>
              <w:t xml:space="preserve">CE </w:t>
            </w:r>
          </w:p>
        </w:tc>
        <w:tc>
          <w:tcPr>
            <w:tcW w:w="1070" w:type="dxa"/>
            <w:shd w:val="clear" w:color="auto" w:fill="FFFFFF"/>
            <w:vAlign w:val="center"/>
          </w:tcPr>
          <w:p w:rsidR="003919F1" w:rsidRDefault="00E836D2" w:rsidP="00D333E7">
            <w:pPr>
              <w:pStyle w:val="TableContents"/>
              <w:spacing w:line="480" w:lineRule="auto"/>
              <w:jc w:val="center"/>
              <w:rPr>
                <w:sz w:val="20"/>
                <w:szCs w:val="20"/>
              </w:rPr>
            </w:pPr>
            <w:bookmarkStart w:id="159" w:name="TBL-3-8-3"/>
            <w:bookmarkEnd w:id="159"/>
            <w:r>
              <w:rPr>
                <w:sz w:val="20"/>
                <w:szCs w:val="20"/>
              </w:rPr>
              <w:t>0.10 (0.19)</w:t>
            </w:r>
          </w:p>
        </w:tc>
        <w:tc>
          <w:tcPr>
            <w:tcW w:w="1069" w:type="dxa"/>
            <w:shd w:val="clear" w:color="auto" w:fill="FFFFFF"/>
            <w:vAlign w:val="center"/>
          </w:tcPr>
          <w:p w:rsidR="003919F1" w:rsidRDefault="00E836D2" w:rsidP="00D333E7">
            <w:pPr>
              <w:pStyle w:val="TableContents"/>
              <w:spacing w:line="480" w:lineRule="auto"/>
              <w:jc w:val="center"/>
              <w:rPr>
                <w:sz w:val="20"/>
                <w:szCs w:val="20"/>
              </w:rPr>
            </w:pPr>
            <w:bookmarkStart w:id="160" w:name="TBL-3-8-4"/>
            <w:bookmarkEnd w:id="160"/>
            <w:r>
              <w:rPr>
                <w:sz w:val="20"/>
                <w:szCs w:val="20"/>
              </w:rPr>
              <w:t>0.30 (0.41)</w:t>
            </w:r>
          </w:p>
        </w:tc>
        <w:tc>
          <w:tcPr>
            <w:tcW w:w="1069" w:type="dxa"/>
            <w:shd w:val="clear" w:color="auto" w:fill="FFFFFF"/>
            <w:vAlign w:val="center"/>
          </w:tcPr>
          <w:p w:rsidR="003919F1" w:rsidRDefault="00E836D2" w:rsidP="00D333E7">
            <w:pPr>
              <w:pStyle w:val="TableContents"/>
              <w:spacing w:line="480" w:lineRule="auto"/>
              <w:jc w:val="center"/>
              <w:rPr>
                <w:sz w:val="20"/>
                <w:szCs w:val="20"/>
              </w:rPr>
            </w:pPr>
            <w:bookmarkStart w:id="161" w:name="TBL-3-8-5"/>
            <w:bookmarkEnd w:id="161"/>
            <w:r>
              <w:rPr>
                <w:sz w:val="20"/>
                <w:szCs w:val="20"/>
              </w:rPr>
              <w:t>0.39 (0.20)</w:t>
            </w:r>
          </w:p>
        </w:tc>
        <w:tc>
          <w:tcPr>
            <w:tcW w:w="1239" w:type="dxa"/>
            <w:shd w:val="clear" w:color="auto" w:fill="FFFFFF"/>
            <w:vAlign w:val="center"/>
          </w:tcPr>
          <w:p w:rsidR="003919F1" w:rsidRDefault="00E836D2" w:rsidP="00D333E7">
            <w:pPr>
              <w:pStyle w:val="TableContents"/>
              <w:spacing w:line="480" w:lineRule="auto"/>
              <w:jc w:val="center"/>
              <w:rPr>
                <w:sz w:val="20"/>
                <w:szCs w:val="20"/>
              </w:rPr>
            </w:pPr>
            <w:bookmarkStart w:id="162" w:name="TBL-3-9-"/>
            <w:bookmarkStart w:id="163" w:name="TBL-3-9-1"/>
            <w:bookmarkEnd w:id="162"/>
            <w:bookmarkEnd w:id="163"/>
            <w:r>
              <w:rPr>
                <w:sz w:val="20"/>
                <w:szCs w:val="20"/>
              </w:rPr>
              <w:t>-0.60 (-0.88)</w:t>
            </w:r>
          </w:p>
        </w:tc>
      </w:tr>
      <w:tr w:rsidR="003919F1">
        <w:tc>
          <w:tcPr>
            <w:tcW w:w="1443" w:type="dxa"/>
            <w:shd w:val="clear" w:color="auto" w:fill="FFFFFF"/>
            <w:vAlign w:val="center"/>
          </w:tcPr>
          <w:p w:rsidR="003919F1" w:rsidRDefault="00E836D2" w:rsidP="00D333E7">
            <w:pPr>
              <w:pStyle w:val="TableContents"/>
              <w:spacing w:line="480" w:lineRule="auto"/>
              <w:jc w:val="center"/>
            </w:pPr>
            <w:r>
              <w:rPr>
                <w:position w:val="12"/>
                <w:sz w:val="20"/>
                <w:szCs w:val="20"/>
              </w:rPr>
              <w:t xml:space="preserve">Calibration </w:t>
            </w:r>
            <w:r>
              <w:rPr>
                <w:i/>
                <w:sz w:val="20"/>
                <w:szCs w:val="20"/>
              </w:rPr>
              <w:t>R</w:t>
            </w:r>
            <w:bookmarkStart w:id="164" w:name="TBL-3-9-2"/>
            <w:bookmarkEnd w:id="164"/>
            <w:r>
              <w:rPr>
                <w:position w:val="12"/>
                <w:sz w:val="20"/>
                <w:szCs w:val="20"/>
              </w:rPr>
              <w:t>2</w:t>
            </w:r>
          </w:p>
        </w:tc>
        <w:tc>
          <w:tcPr>
            <w:tcW w:w="1070" w:type="dxa"/>
            <w:shd w:val="clear" w:color="auto" w:fill="FFFFFF"/>
            <w:vAlign w:val="center"/>
          </w:tcPr>
          <w:p w:rsidR="003919F1" w:rsidRDefault="00E836D2" w:rsidP="00D333E7">
            <w:pPr>
              <w:pStyle w:val="TableContents"/>
              <w:spacing w:line="480" w:lineRule="auto"/>
              <w:jc w:val="center"/>
              <w:rPr>
                <w:sz w:val="20"/>
                <w:szCs w:val="20"/>
              </w:rPr>
            </w:pPr>
            <w:bookmarkStart w:id="165" w:name="TBL-3-9-3"/>
            <w:bookmarkEnd w:id="165"/>
            <w:r>
              <w:rPr>
                <w:sz w:val="20"/>
                <w:szCs w:val="20"/>
              </w:rPr>
              <w:t>0.64 (0.75)</w:t>
            </w:r>
          </w:p>
        </w:tc>
        <w:tc>
          <w:tcPr>
            <w:tcW w:w="1069" w:type="dxa"/>
            <w:shd w:val="clear" w:color="auto" w:fill="FFFFFF"/>
            <w:vAlign w:val="center"/>
          </w:tcPr>
          <w:p w:rsidR="003919F1" w:rsidRDefault="00E836D2" w:rsidP="00D333E7">
            <w:pPr>
              <w:pStyle w:val="TableContents"/>
              <w:spacing w:line="480" w:lineRule="auto"/>
              <w:jc w:val="center"/>
              <w:rPr>
                <w:sz w:val="20"/>
                <w:szCs w:val="20"/>
              </w:rPr>
            </w:pPr>
            <w:bookmarkStart w:id="166" w:name="TBL-3-9-4"/>
            <w:bookmarkEnd w:id="166"/>
            <w:r>
              <w:rPr>
                <w:sz w:val="20"/>
                <w:szCs w:val="20"/>
              </w:rPr>
              <w:t>0.56 (0.55)</w:t>
            </w:r>
          </w:p>
        </w:tc>
        <w:tc>
          <w:tcPr>
            <w:tcW w:w="1069" w:type="dxa"/>
            <w:shd w:val="clear" w:color="auto" w:fill="FFFFFF"/>
            <w:vAlign w:val="center"/>
          </w:tcPr>
          <w:p w:rsidR="003919F1" w:rsidRDefault="00E836D2" w:rsidP="00D333E7">
            <w:pPr>
              <w:pStyle w:val="TableContents"/>
              <w:spacing w:line="480" w:lineRule="auto"/>
              <w:jc w:val="center"/>
              <w:rPr>
                <w:sz w:val="20"/>
                <w:szCs w:val="20"/>
              </w:rPr>
            </w:pPr>
            <w:bookmarkStart w:id="167" w:name="TBL-3-9-5"/>
            <w:bookmarkEnd w:id="167"/>
            <w:r>
              <w:rPr>
                <w:sz w:val="20"/>
                <w:szCs w:val="20"/>
              </w:rPr>
              <w:t>0.58 (0.62)</w:t>
            </w:r>
          </w:p>
        </w:tc>
        <w:tc>
          <w:tcPr>
            <w:tcW w:w="1239" w:type="dxa"/>
            <w:shd w:val="clear" w:color="auto" w:fill="FFFFFF"/>
            <w:vAlign w:val="center"/>
          </w:tcPr>
          <w:p w:rsidR="003919F1" w:rsidRDefault="00E836D2" w:rsidP="00D333E7">
            <w:pPr>
              <w:pStyle w:val="TableContents"/>
              <w:spacing w:line="480" w:lineRule="auto"/>
              <w:jc w:val="center"/>
              <w:rPr>
                <w:sz w:val="20"/>
                <w:szCs w:val="20"/>
              </w:rPr>
            </w:pPr>
            <w:bookmarkStart w:id="168" w:name="TBL-3-10-"/>
            <w:bookmarkStart w:id="169" w:name="TBL-3-10-1"/>
            <w:bookmarkEnd w:id="168"/>
            <w:bookmarkEnd w:id="169"/>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rsidP="00D333E7">
            <w:pPr>
              <w:pStyle w:val="TableContents"/>
              <w:spacing w:line="480" w:lineRule="auto"/>
              <w:jc w:val="center"/>
            </w:pPr>
            <w:r>
              <w:rPr>
                <w:position w:val="12"/>
                <w:sz w:val="20"/>
                <w:szCs w:val="20"/>
              </w:rPr>
              <w:t xml:space="preserve">Verification </w:t>
            </w:r>
            <w:r>
              <w:rPr>
                <w:i/>
                <w:sz w:val="20"/>
                <w:szCs w:val="20"/>
              </w:rPr>
              <w:t>R</w:t>
            </w:r>
            <w:bookmarkStart w:id="170" w:name="TBL-3-10-2"/>
            <w:bookmarkEnd w:id="170"/>
            <w:r>
              <w:rPr>
                <w:position w:val="12"/>
                <w:sz w:val="20"/>
                <w:szCs w:val="20"/>
              </w:rPr>
              <w:t>2</w:t>
            </w:r>
          </w:p>
        </w:tc>
        <w:tc>
          <w:tcPr>
            <w:tcW w:w="1070"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1" w:name="TBL-3-10-3"/>
            <w:bookmarkEnd w:id="171"/>
            <w:r>
              <w:rPr>
                <w:sz w:val="20"/>
                <w:szCs w:val="20"/>
              </w:rPr>
              <w:t>0.56 (0.55)</w:t>
            </w:r>
          </w:p>
        </w:tc>
        <w:tc>
          <w:tcPr>
            <w:tcW w:w="106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2" w:name="TBL-3-10-4"/>
            <w:bookmarkEnd w:id="172"/>
            <w:r>
              <w:rPr>
                <w:sz w:val="20"/>
                <w:szCs w:val="20"/>
              </w:rPr>
              <w:t>0.64 (0.75)</w:t>
            </w:r>
          </w:p>
        </w:tc>
        <w:tc>
          <w:tcPr>
            <w:tcW w:w="106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3" w:name="TBL-3-10-5"/>
            <w:bookmarkEnd w:id="173"/>
            <w:r>
              <w:rPr>
                <w:sz w:val="20"/>
                <w:szCs w:val="20"/>
              </w:rPr>
              <w:t>0.74 (0.59)</w:t>
            </w:r>
          </w:p>
        </w:tc>
        <w:tc>
          <w:tcPr>
            <w:tcW w:w="123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4" w:name="TBL-3-11-"/>
            <w:bookmarkStart w:id="175" w:name="TBL-3-11-1"/>
            <w:bookmarkEnd w:id="174"/>
            <w:bookmarkEnd w:id="175"/>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rsidP="00D333E7">
            <w:pPr>
              <w:pStyle w:val="TableContents"/>
              <w:spacing w:line="480" w:lineRule="auto"/>
              <w:rPr>
                <w:sz w:val="4"/>
                <w:szCs w:val="4"/>
              </w:rPr>
            </w:pPr>
          </w:p>
        </w:tc>
        <w:tc>
          <w:tcPr>
            <w:tcW w:w="4447" w:type="dxa"/>
            <w:gridSpan w:val="4"/>
            <w:tcBorders>
              <w:top w:val="single" w:sz="18" w:space="0" w:color="00000A"/>
            </w:tcBorders>
            <w:shd w:val="clear" w:color="auto" w:fill="FFFFFF"/>
          </w:tcPr>
          <w:p w:rsidR="003919F1" w:rsidRDefault="003919F1" w:rsidP="00D333E7">
            <w:pPr>
              <w:pStyle w:val="TableContents"/>
              <w:spacing w:line="480" w:lineRule="auto"/>
              <w:rPr>
                <w:sz w:val="4"/>
                <w:szCs w:val="4"/>
              </w:rPr>
            </w:pPr>
          </w:p>
        </w:tc>
      </w:tr>
    </w:tbl>
    <w:p w:rsidR="003919F1" w:rsidRDefault="003919F1" w:rsidP="00D333E7">
      <w:pPr>
        <w:pStyle w:val="TextBody"/>
        <w:spacing w:after="0" w:line="480" w:lineRule="auto"/>
      </w:pPr>
    </w:p>
    <w:p w:rsidR="003919F1" w:rsidRDefault="00E836D2" w:rsidP="00D333E7">
      <w:pPr>
        <w:pStyle w:val="TextBody"/>
        <w:spacing w:after="0" w:line="480" w:lineRule="auto"/>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3919F1" w:rsidP="00D333E7">
      <w:pPr>
        <w:spacing w:line="480" w:lineRule="auto"/>
        <w:rPr>
          <w:sz w:val="4"/>
          <w:szCs w:val="4"/>
        </w:rPr>
      </w:pPr>
    </w:p>
    <w:p w:rsidR="003919F1" w:rsidRDefault="00E836D2" w:rsidP="00D333E7">
      <w:pPr>
        <w:spacing w:line="480" w:lineRule="auto"/>
      </w:pPr>
      <w:bookmarkStart w:id="176" w:name="TBL-4-4-5"/>
      <w:bookmarkEnd w:id="176"/>
      <w:r>
        <w:br w:type="page"/>
      </w:r>
    </w:p>
    <w:p w:rsidR="003919F1" w:rsidRDefault="003919F1" w:rsidP="00D333E7">
      <w:pPr>
        <w:spacing w:line="480" w:lineRule="auto"/>
        <w:rPr>
          <w:sz w:val="4"/>
          <w:szCs w:val="4"/>
        </w:rPr>
      </w:pPr>
    </w:p>
    <w:tbl>
      <w:tblPr>
        <w:tblW w:w="9254" w:type="dxa"/>
        <w:tblBorders>
          <w:top w:val="single" w:sz="18" w:space="0" w:color="00000A"/>
        </w:tblBorders>
        <w:tblCellMar>
          <w:left w:w="0" w:type="dxa"/>
          <w:right w:w="0" w:type="dxa"/>
        </w:tblCellMar>
        <w:tblLook w:val="04A0"/>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7" w:name="TBL-5-1-11"/>
            <w:bookmarkStart w:id="178" w:name="TBL-5-1-21"/>
            <w:bookmarkEnd w:id="177"/>
            <w:bookmarkEnd w:id="178"/>
            <w:r>
              <w:rPr>
                <w:sz w:val="20"/>
                <w:szCs w:val="20"/>
              </w:rPr>
              <w:t xml:space="preserve">Site </w:t>
            </w:r>
          </w:p>
        </w:tc>
        <w:tc>
          <w:tcPr>
            <w:tcW w:w="2000"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79" w:name="TBL-5-1-31"/>
            <w:bookmarkEnd w:id="179"/>
            <w:r>
              <w:rPr>
                <w:sz w:val="20"/>
                <w:szCs w:val="20"/>
              </w:rPr>
              <w:t xml:space="preserve">Location </w:t>
            </w:r>
          </w:p>
        </w:tc>
        <w:tc>
          <w:tcPr>
            <w:tcW w:w="1488"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80" w:name="TBL-5-1-41"/>
            <w:bookmarkEnd w:id="180"/>
            <w:r>
              <w:rPr>
                <w:sz w:val="20"/>
                <w:szCs w:val="20"/>
              </w:rPr>
              <w:t xml:space="preserve">Variable </w:t>
            </w:r>
          </w:p>
        </w:tc>
        <w:tc>
          <w:tcPr>
            <w:tcW w:w="1053"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81" w:name="TBL-5-1-51"/>
            <w:bookmarkEnd w:id="181"/>
            <w:r>
              <w:rPr>
                <w:sz w:val="20"/>
                <w:szCs w:val="20"/>
              </w:rPr>
              <w:t xml:space="preserve">Range </w:t>
            </w:r>
          </w:p>
        </w:tc>
        <w:tc>
          <w:tcPr>
            <w:tcW w:w="1984"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82" w:name="TBL-5-1-61"/>
            <w:bookmarkEnd w:id="182"/>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83" w:name="TBL-5-2-7"/>
            <w:bookmarkStart w:id="184" w:name="TBL-5-2-11"/>
            <w:bookmarkEnd w:id="183"/>
            <w:bookmarkEnd w:id="184"/>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185" w:name="TBL-5-2-21"/>
            <w:bookmarkEnd w:id="185"/>
          </w:p>
        </w:tc>
        <w:tc>
          <w:tcPr>
            <w:tcW w:w="2000"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186" w:name="TBL-5-2-31"/>
            <w:bookmarkEnd w:id="186"/>
          </w:p>
        </w:tc>
        <w:tc>
          <w:tcPr>
            <w:tcW w:w="1488"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187" w:name="TBL-5-2-41"/>
            <w:bookmarkEnd w:id="187"/>
          </w:p>
        </w:tc>
        <w:tc>
          <w:tcPr>
            <w:tcW w:w="1053"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88" w:name="TBL-5-2-51"/>
            <w:bookmarkEnd w:id="188"/>
            <w:r>
              <w:rPr>
                <w:sz w:val="20"/>
                <w:szCs w:val="20"/>
              </w:rPr>
              <w:t xml:space="preserve">(years) </w:t>
            </w:r>
          </w:p>
        </w:tc>
        <w:tc>
          <w:tcPr>
            <w:tcW w:w="1984"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189" w:name="TBL-5-2-61"/>
            <w:bookmarkEnd w:id="189"/>
          </w:p>
        </w:tc>
        <w:tc>
          <w:tcPr>
            <w:tcW w:w="1541" w:type="dxa"/>
            <w:tcBorders>
              <w:bottom w:val="single" w:sz="8" w:space="0" w:color="00000A"/>
            </w:tcBorders>
            <w:shd w:val="clear" w:color="auto" w:fill="FFFFFF"/>
            <w:vAlign w:val="center"/>
          </w:tcPr>
          <w:p w:rsidR="003919F1" w:rsidRDefault="00E836D2" w:rsidP="00D333E7">
            <w:pPr>
              <w:pStyle w:val="TableContents"/>
              <w:spacing w:line="480" w:lineRule="auto"/>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90" w:name="TBL-5-3-7"/>
            <w:bookmarkStart w:id="191" w:name="TBL-5-3-11"/>
            <w:bookmarkEnd w:id="190"/>
            <w:bookmarkEnd w:id="191"/>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rsidP="00D333E7">
            <w:pPr>
              <w:pStyle w:val="TableContents"/>
              <w:spacing w:line="480" w:lineRule="auto"/>
              <w:jc w:val="center"/>
            </w:pPr>
            <w:r>
              <w:rPr>
                <w:sz w:val="20"/>
                <w:szCs w:val="20"/>
              </w:rPr>
              <w:t>NADA [</w:t>
            </w:r>
            <w:hyperlink w:anchor="Xcook1999drought">
              <w:r>
                <w:rPr>
                  <w:rStyle w:val="InternetLink"/>
                  <w:sz w:val="20"/>
                  <w:szCs w:val="20"/>
                </w:rPr>
                <w:t>11</w:t>
              </w:r>
            </w:hyperlink>
            <w:bookmarkStart w:id="192" w:name="TBL-5-3-21"/>
            <w:bookmarkEnd w:id="192"/>
            <w:r>
              <w:rPr>
                <w:sz w:val="20"/>
                <w:szCs w:val="20"/>
              </w:rPr>
              <w:t>]</w:t>
            </w:r>
          </w:p>
        </w:tc>
        <w:tc>
          <w:tcPr>
            <w:tcW w:w="2000" w:type="dxa"/>
            <w:tcBorders>
              <w:top w:val="single" w:sz="8" w:space="0" w:color="00000A"/>
            </w:tcBorders>
            <w:shd w:val="clear" w:color="auto" w:fill="FFFFFF"/>
            <w:vAlign w:val="center"/>
          </w:tcPr>
          <w:p w:rsidR="003919F1" w:rsidRDefault="00E836D2" w:rsidP="00D333E7">
            <w:pPr>
              <w:pStyle w:val="TableContents"/>
              <w:spacing w:line="480" w:lineRule="auto"/>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93" w:name="TBL-5-3-31"/>
            <w:bookmarkEnd w:id="193"/>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94" w:name="TBL-5-3-41"/>
            <w:bookmarkEnd w:id="194"/>
            <w:r>
              <w:rPr>
                <w:sz w:val="20"/>
                <w:szCs w:val="20"/>
              </w:rPr>
              <w:t xml:space="preserve">Jun-Aug PDSI </w:t>
            </w:r>
          </w:p>
        </w:tc>
        <w:tc>
          <w:tcPr>
            <w:tcW w:w="1053"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95" w:name="TBL-5-3-51"/>
            <w:bookmarkEnd w:id="195"/>
            <w:r>
              <w:rPr>
                <w:sz w:val="20"/>
                <w:szCs w:val="20"/>
              </w:rPr>
              <w:t>1185-2006</w:t>
            </w:r>
          </w:p>
        </w:tc>
        <w:tc>
          <w:tcPr>
            <w:tcW w:w="1984"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96" w:name="TBL-5-3-61"/>
            <w:bookmarkEnd w:id="196"/>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197" w:name="TBL-5-4-7"/>
            <w:bookmarkStart w:id="198" w:name="TBL-5-4-11"/>
            <w:bookmarkEnd w:id="197"/>
            <w:bookmarkEnd w:id="198"/>
            <w:r>
              <w:rPr>
                <w:sz w:val="20"/>
                <w:szCs w:val="20"/>
              </w:rPr>
              <w:t xml:space="preserve">0.55* </w:t>
            </w:r>
          </w:p>
        </w:tc>
      </w:tr>
      <w:tr w:rsidR="003919F1">
        <w:tc>
          <w:tcPr>
            <w:tcW w:w="1188" w:type="dxa"/>
            <w:shd w:val="clear" w:color="auto" w:fill="FFFFFF"/>
            <w:vAlign w:val="center"/>
          </w:tcPr>
          <w:p w:rsidR="003919F1" w:rsidRDefault="003919F1" w:rsidP="00D333E7">
            <w:pPr>
              <w:pStyle w:val="TableContents"/>
              <w:spacing w:line="480" w:lineRule="auto"/>
              <w:rPr>
                <w:sz w:val="20"/>
                <w:szCs w:val="20"/>
              </w:rPr>
            </w:pPr>
            <w:bookmarkStart w:id="199" w:name="TBL-5-4-21"/>
            <w:bookmarkEnd w:id="199"/>
          </w:p>
        </w:tc>
        <w:tc>
          <w:tcPr>
            <w:tcW w:w="2000" w:type="dxa"/>
            <w:shd w:val="clear" w:color="auto" w:fill="FFFFFF"/>
            <w:vAlign w:val="center"/>
          </w:tcPr>
          <w:p w:rsidR="003919F1" w:rsidRDefault="00E836D2" w:rsidP="00D333E7">
            <w:pPr>
              <w:pStyle w:val="TableContents"/>
              <w:spacing w:line="480" w:lineRule="auto"/>
              <w:jc w:val="center"/>
              <w:rPr>
                <w:sz w:val="20"/>
                <w:szCs w:val="20"/>
              </w:rPr>
            </w:pPr>
            <w:bookmarkStart w:id="200" w:name="TBL-5-4-31"/>
            <w:bookmarkEnd w:id="200"/>
            <w:r>
              <w:rPr>
                <w:sz w:val="20"/>
                <w:szCs w:val="20"/>
              </w:rPr>
              <w:t xml:space="preserve">VA </w:t>
            </w:r>
          </w:p>
        </w:tc>
        <w:tc>
          <w:tcPr>
            <w:tcW w:w="1488" w:type="dxa"/>
            <w:shd w:val="clear" w:color="auto" w:fill="FFFFFF"/>
            <w:vAlign w:val="center"/>
          </w:tcPr>
          <w:p w:rsidR="003919F1" w:rsidRDefault="003919F1" w:rsidP="00D333E7">
            <w:pPr>
              <w:pStyle w:val="TableContents"/>
              <w:spacing w:line="480" w:lineRule="auto"/>
              <w:rPr>
                <w:sz w:val="20"/>
                <w:szCs w:val="20"/>
              </w:rPr>
            </w:pPr>
            <w:bookmarkStart w:id="201" w:name="TBL-5-4-41"/>
            <w:bookmarkEnd w:id="201"/>
          </w:p>
        </w:tc>
        <w:tc>
          <w:tcPr>
            <w:tcW w:w="1053" w:type="dxa"/>
            <w:shd w:val="clear" w:color="auto" w:fill="FFFFFF"/>
            <w:vAlign w:val="center"/>
          </w:tcPr>
          <w:p w:rsidR="003919F1" w:rsidRDefault="003919F1" w:rsidP="00D333E7">
            <w:pPr>
              <w:pStyle w:val="TableContents"/>
              <w:spacing w:line="480" w:lineRule="auto"/>
              <w:rPr>
                <w:sz w:val="20"/>
                <w:szCs w:val="20"/>
              </w:rPr>
            </w:pPr>
            <w:bookmarkStart w:id="202" w:name="TBL-5-4-51"/>
            <w:bookmarkEnd w:id="202"/>
          </w:p>
        </w:tc>
        <w:tc>
          <w:tcPr>
            <w:tcW w:w="1984" w:type="dxa"/>
            <w:shd w:val="clear" w:color="auto" w:fill="FFFFFF"/>
            <w:vAlign w:val="center"/>
          </w:tcPr>
          <w:p w:rsidR="003919F1" w:rsidRDefault="003919F1" w:rsidP="00D333E7">
            <w:pPr>
              <w:pStyle w:val="TableContents"/>
              <w:spacing w:line="480" w:lineRule="auto"/>
              <w:rPr>
                <w:sz w:val="20"/>
                <w:szCs w:val="20"/>
              </w:rPr>
            </w:pPr>
            <w:bookmarkStart w:id="203" w:name="TBL-5-4-61"/>
            <w:bookmarkEnd w:id="203"/>
          </w:p>
        </w:tc>
        <w:tc>
          <w:tcPr>
            <w:tcW w:w="1541" w:type="dxa"/>
            <w:shd w:val="clear" w:color="auto" w:fill="FFFFFF"/>
            <w:vAlign w:val="center"/>
          </w:tcPr>
          <w:p w:rsidR="003919F1" w:rsidRDefault="003919F1" w:rsidP="00D333E7">
            <w:pPr>
              <w:pStyle w:val="TableContents"/>
              <w:spacing w:line="480" w:lineRule="auto"/>
              <w:rPr>
                <w:sz w:val="20"/>
                <w:szCs w:val="20"/>
              </w:rPr>
            </w:pPr>
            <w:bookmarkStart w:id="204" w:name="TBL-5-5-7"/>
            <w:bookmarkStart w:id="205" w:name="TBL-5-5-11"/>
            <w:bookmarkEnd w:id="204"/>
            <w:bookmarkEnd w:id="205"/>
          </w:p>
        </w:tc>
      </w:tr>
      <w:tr w:rsidR="003919F1">
        <w:tc>
          <w:tcPr>
            <w:tcW w:w="1188" w:type="dxa"/>
            <w:shd w:val="clear" w:color="auto" w:fill="FFFFFF"/>
            <w:vAlign w:val="center"/>
          </w:tcPr>
          <w:p w:rsidR="003919F1" w:rsidRDefault="00E836D2" w:rsidP="00D333E7">
            <w:pPr>
              <w:pStyle w:val="TableContents"/>
              <w:spacing w:line="480" w:lineRule="auto"/>
              <w:jc w:val="center"/>
            </w:pPr>
            <w:r>
              <w:rPr>
                <w:sz w:val="20"/>
                <w:szCs w:val="20"/>
              </w:rPr>
              <w:t>JT [</w:t>
            </w:r>
            <w:hyperlink w:anchor="Xstahle1998lost">
              <w:r>
                <w:rPr>
                  <w:rStyle w:val="InternetLink"/>
                  <w:sz w:val="20"/>
                  <w:szCs w:val="20"/>
                </w:rPr>
                <w:t>35</w:t>
              </w:r>
            </w:hyperlink>
            <w:bookmarkStart w:id="206" w:name="TBL-5-5-21"/>
            <w:bookmarkEnd w:id="206"/>
            <w:r>
              <w:rPr>
                <w:sz w:val="20"/>
                <w:szCs w:val="20"/>
              </w:rPr>
              <w:t xml:space="preserve"> ] </w:t>
            </w:r>
          </w:p>
        </w:tc>
        <w:tc>
          <w:tcPr>
            <w:tcW w:w="2000" w:type="dxa"/>
            <w:shd w:val="clear" w:color="auto" w:fill="FFFFFF"/>
            <w:vAlign w:val="center"/>
          </w:tcPr>
          <w:p w:rsidR="003919F1" w:rsidRDefault="00E836D2" w:rsidP="00D333E7">
            <w:pPr>
              <w:pStyle w:val="TableContents"/>
              <w:spacing w:line="480" w:lineRule="auto"/>
              <w:jc w:val="center"/>
              <w:rPr>
                <w:sz w:val="20"/>
                <w:szCs w:val="20"/>
              </w:rPr>
            </w:pPr>
            <w:bookmarkStart w:id="207" w:name="TBL-5-5-31"/>
            <w:bookmarkEnd w:id="207"/>
            <w:r>
              <w:rPr>
                <w:sz w:val="20"/>
                <w:szCs w:val="20"/>
              </w:rPr>
              <w:t>Coastal NC and VA</w:t>
            </w:r>
          </w:p>
        </w:tc>
        <w:tc>
          <w:tcPr>
            <w:tcW w:w="1488" w:type="dxa"/>
            <w:shd w:val="clear" w:color="auto" w:fill="FFFFFF"/>
            <w:vAlign w:val="center"/>
          </w:tcPr>
          <w:p w:rsidR="003919F1" w:rsidRDefault="00E836D2" w:rsidP="00D333E7">
            <w:pPr>
              <w:pStyle w:val="TableContents"/>
              <w:spacing w:line="480" w:lineRule="auto"/>
              <w:jc w:val="center"/>
              <w:rPr>
                <w:sz w:val="20"/>
                <w:szCs w:val="20"/>
              </w:rPr>
            </w:pPr>
            <w:bookmarkStart w:id="208" w:name="TBL-5-5-41"/>
            <w:bookmarkEnd w:id="208"/>
            <w:r>
              <w:rPr>
                <w:sz w:val="20"/>
                <w:szCs w:val="20"/>
              </w:rPr>
              <w:t xml:space="preserve">July PDSI </w:t>
            </w:r>
          </w:p>
        </w:tc>
        <w:tc>
          <w:tcPr>
            <w:tcW w:w="1053" w:type="dxa"/>
            <w:shd w:val="clear" w:color="auto" w:fill="FFFFFF"/>
            <w:vAlign w:val="center"/>
          </w:tcPr>
          <w:p w:rsidR="003919F1" w:rsidRDefault="00E836D2" w:rsidP="00D333E7">
            <w:pPr>
              <w:pStyle w:val="TableContents"/>
              <w:spacing w:line="480" w:lineRule="auto"/>
              <w:jc w:val="center"/>
              <w:rPr>
                <w:sz w:val="20"/>
                <w:szCs w:val="20"/>
              </w:rPr>
            </w:pPr>
            <w:bookmarkStart w:id="209" w:name="TBL-5-5-51"/>
            <w:bookmarkEnd w:id="209"/>
            <w:r>
              <w:rPr>
                <w:sz w:val="20"/>
                <w:szCs w:val="20"/>
              </w:rPr>
              <w:t>1700-1984</w:t>
            </w:r>
          </w:p>
        </w:tc>
        <w:tc>
          <w:tcPr>
            <w:tcW w:w="1984" w:type="dxa"/>
            <w:shd w:val="clear" w:color="auto" w:fill="FFFFFF"/>
            <w:vAlign w:val="center"/>
          </w:tcPr>
          <w:p w:rsidR="003919F1" w:rsidRDefault="00E836D2" w:rsidP="00D333E7">
            <w:pPr>
              <w:pStyle w:val="TableContents"/>
              <w:spacing w:line="480" w:lineRule="auto"/>
              <w:jc w:val="center"/>
              <w:rPr>
                <w:sz w:val="20"/>
                <w:szCs w:val="20"/>
              </w:rPr>
            </w:pPr>
            <w:bookmarkStart w:id="210" w:name="TBL-5-5-61"/>
            <w:bookmarkEnd w:id="210"/>
            <w:r>
              <w:rPr>
                <w:sz w:val="20"/>
                <w:szCs w:val="20"/>
              </w:rPr>
              <w:t xml:space="preserve">Tree rings </w:t>
            </w:r>
          </w:p>
        </w:tc>
        <w:tc>
          <w:tcPr>
            <w:tcW w:w="1541" w:type="dxa"/>
            <w:shd w:val="clear" w:color="auto" w:fill="FFFFFF"/>
            <w:vAlign w:val="center"/>
          </w:tcPr>
          <w:p w:rsidR="003919F1" w:rsidRDefault="00E836D2" w:rsidP="00D333E7">
            <w:pPr>
              <w:pStyle w:val="TableContents"/>
              <w:spacing w:line="480" w:lineRule="auto"/>
              <w:jc w:val="center"/>
              <w:rPr>
                <w:sz w:val="20"/>
                <w:szCs w:val="20"/>
              </w:rPr>
            </w:pPr>
            <w:bookmarkStart w:id="211" w:name="TBL-5-6-7"/>
            <w:bookmarkStart w:id="212" w:name="TBL-5-6-11"/>
            <w:bookmarkEnd w:id="211"/>
            <w:bookmarkEnd w:id="212"/>
            <w:r>
              <w:rPr>
                <w:sz w:val="20"/>
                <w:szCs w:val="20"/>
              </w:rPr>
              <w:t>0.44</w:t>
            </w:r>
          </w:p>
        </w:tc>
      </w:tr>
      <w:tr w:rsidR="003919F1">
        <w:tc>
          <w:tcPr>
            <w:tcW w:w="1188" w:type="dxa"/>
            <w:shd w:val="clear" w:color="auto" w:fill="FFFFFF"/>
            <w:vAlign w:val="center"/>
          </w:tcPr>
          <w:p w:rsidR="003919F1" w:rsidRDefault="00E836D2" w:rsidP="00D333E7">
            <w:pPr>
              <w:pStyle w:val="TableContents"/>
              <w:spacing w:line="480" w:lineRule="auto"/>
              <w:jc w:val="center"/>
            </w:pPr>
            <w:r>
              <w:rPr>
                <w:sz w:val="20"/>
                <w:szCs w:val="20"/>
              </w:rPr>
              <w:t>NC [</w:t>
            </w:r>
            <w:hyperlink w:anchor="Xstahle1992reconstruction">
              <w:r>
                <w:rPr>
                  <w:rStyle w:val="InternetLink"/>
                  <w:sz w:val="20"/>
                  <w:szCs w:val="20"/>
                </w:rPr>
                <w:t>36</w:t>
              </w:r>
            </w:hyperlink>
            <w:bookmarkStart w:id="213" w:name="TBL-5-6-21"/>
            <w:bookmarkEnd w:id="213"/>
            <w:r>
              <w:rPr>
                <w:sz w:val="20"/>
                <w:szCs w:val="20"/>
              </w:rPr>
              <w:t xml:space="preserve">] </w:t>
            </w:r>
          </w:p>
        </w:tc>
        <w:tc>
          <w:tcPr>
            <w:tcW w:w="2000" w:type="dxa"/>
            <w:shd w:val="clear" w:color="auto" w:fill="FFFFFF"/>
            <w:vAlign w:val="center"/>
          </w:tcPr>
          <w:p w:rsidR="003919F1" w:rsidRDefault="00E836D2" w:rsidP="00D333E7">
            <w:pPr>
              <w:pStyle w:val="TableContents"/>
              <w:spacing w:line="480" w:lineRule="auto"/>
              <w:jc w:val="center"/>
              <w:rPr>
                <w:sz w:val="20"/>
                <w:szCs w:val="20"/>
              </w:rPr>
            </w:pPr>
            <w:bookmarkStart w:id="214" w:name="TBL-5-6-31"/>
            <w:bookmarkEnd w:id="214"/>
            <w:r>
              <w:rPr>
                <w:sz w:val="20"/>
                <w:szCs w:val="20"/>
              </w:rPr>
              <w:t xml:space="preserve">Statewide NC </w:t>
            </w:r>
          </w:p>
        </w:tc>
        <w:tc>
          <w:tcPr>
            <w:tcW w:w="1488" w:type="dxa"/>
            <w:shd w:val="clear" w:color="auto" w:fill="FFFFFF"/>
            <w:vAlign w:val="center"/>
          </w:tcPr>
          <w:p w:rsidR="003919F1" w:rsidRDefault="00E836D2" w:rsidP="00D333E7">
            <w:pPr>
              <w:pStyle w:val="TableContents"/>
              <w:spacing w:line="480" w:lineRule="auto"/>
              <w:jc w:val="center"/>
              <w:rPr>
                <w:sz w:val="20"/>
                <w:szCs w:val="20"/>
              </w:rPr>
            </w:pPr>
            <w:bookmarkStart w:id="215" w:name="TBL-5-6-41"/>
            <w:bookmarkEnd w:id="215"/>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rsidP="00D333E7">
            <w:pPr>
              <w:pStyle w:val="TableContents"/>
              <w:spacing w:line="480" w:lineRule="auto"/>
              <w:jc w:val="center"/>
              <w:rPr>
                <w:sz w:val="20"/>
                <w:szCs w:val="20"/>
              </w:rPr>
            </w:pPr>
            <w:bookmarkStart w:id="216" w:name="TBL-5-6-51"/>
            <w:bookmarkEnd w:id="216"/>
            <w:r>
              <w:rPr>
                <w:sz w:val="20"/>
                <w:szCs w:val="20"/>
              </w:rPr>
              <w:t xml:space="preserve">933-1985 </w:t>
            </w:r>
          </w:p>
        </w:tc>
        <w:tc>
          <w:tcPr>
            <w:tcW w:w="1984" w:type="dxa"/>
            <w:shd w:val="clear" w:color="auto" w:fill="FFFFFF"/>
            <w:vAlign w:val="center"/>
          </w:tcPr>
          <w:p w:rsidR="003919F1" w:rsidRDefault="00E836D2" w:rsidP="00D333E7">
            <w:pPr>
              <w:pStyle w:val="TableContents"/>
              <w:spacing w:line="480" w:lineRule="auto"/>
              <w:jc w:val="center"/>
              <w:rPr>
                <w:sz w:val="20"/>
                <w:szCs w:val="20"/>
              </w:rPr>
            </w:pPr>
            <w:bookmarkStart w:id="217" w:name="TBL-5-6-61"/>
            <w:bookmarkEnd w:id="217"/>
            <w:r>
              <w:rPr>
                <w:sz w:val="20"/>
                <w:szCs w:val="20"/>
              </w:rPr>
              <w:t xml:space="preserve">Tree rings </w:t>
            </w:r>
          </w:p>
        </w:tc>
        <w:tc>
          <w:tcPr>
            <w:tcW w:w="1541" w:type="dxa"/>
            <w:shd w:val="clear" w:color="auto" w:fill="FFFFFF"/>
            <w:vAlign w:val="center"/>
          </w:tcPr>
          <w:p w:rsidR="003919F1" w:rsidRDefault="00E836D2" w:rsidP="00D333E7">
            <w:pPr>
              <w:pStyle w:val="TableContents"/>
              <w:spacing w:line="480" w:lineRule="auto"/>
              <w:jc w:val="center"/>
              <w:rPr>
                <w:sz w:val="20"/>
                <w:szCs w:val="20"/>
              </w:rPr>
            </w:pPr>
            <w:bookmarkStart w:id="218" w:name="TBL-5-7-7"/>
            <w:bookmarkStart w:id="219" w:name="TBL-5-7-11"/>
            <w:bookmarkEnd w:id="218"/>
            <w:bookmarkEnd w:id="219"/>
            <w:r>
              <w:rPr>
                <w:sz w:val="20"/>
                <w:szCs w:val="20"/>
              </w:rPr>
              <w:t xml:space="preserve">0.54 </w:t>
            </w:r>
          </w:p>
        </w:tc>
      </w:tr>
      <w:tr w:rsidR="003919F1">
        <w:tc>
          <w:tcPr>
            <w:tcW w:w="1188" w:type="dxa"/>
            <w:shd w:val="clear" w:color="auto" w:fill="FFFFFF"/>
            <w:vAlign w:val="center"/>
          </w:tcPr>
          <w:p w:rsidR="003919F1" w:rsidRDefault="00E836D2" w:rsidP="00D333E7">
            <w:pPr>
              <w:pStyle w:val="TableContents"/>
              <w:spacing w:line="480" w:lineRule="auto"/>
              <w:jc w:val="center"/>
            </w:pPr>
            <w:r>
              <w:rPr>
                <w:sz w:val="20"/>
                <w:szCs w:val="20"/>
              </w:rPr>
              <w:t>SC [</w:t>
            </w:r>
            <w:hyperlink w:anchor="Xstahle1992reconstruction">
              <w:r>
                <w:rPr>
                  <w:rStyle w:val="InternetLink"/>
                  <w:sz w:val="20"/>
                  <w:szCs w:val="20"/>
                </w:rPr>
                <w:t>36</w:t>
              </w:r>
            </w:hyperlink>
            <w:bookmarkStart w:id="220" w:name="TBL-5-7-21"/>
            <w:bookmarkEnd w:id="220"/>
            <w:r>
              <w:rPr>
                <w:sz w:val="20"/>
                <w:szCs w:val="20"/>
              </w:rPr>
              <w:t xml:space="preserve">] </w:t>
            </w:r>
          </w:p>
        </w:tc>
        <w:tc>
          <w:tcPr>
            <w:tcW w:w="2000" w:type="dxa"/>
            <w:shd w:val="clear" w:color="auto" w:fill="FFFFFF"/>
            <w:vAlign w:val="center"/>
          </w:tcPr>
          <w:p w:rsidR="003919F1" w:rsidRDefault="00E836D2" w:rsidP="00D333E7">
            <w:pPr>
              <w:pStyle w:val="TableContents"/>
              <w:spacing w:line="480" w:lineRule="auto"/>
              <w:jc w:val="center"/>
              <w:rPr>
                <w:sz w:val="20"/>
                <w:szCs w:val="20"/>
              </w:rPr>
            </w:pPr>
            <w:bookmarkStart w:id="221" w:name="TBL-5-7-31"/>
            <w:bookmarkEnd w:id="221"/>
            <w:r>
              <w:rPr>
                <w:sz w:val="20"/>
                <w:szCs w:val="20"/>
              </w:rPr>
              <w:t xml:space="preserve">Statewide SC </w:t>
            </w:r>
          </w:p>
        </w:tc>
        <w:tc>
          <w:tcPr>
            <w:tcW w:w="1488" w:type="dxa"/>
            <w:shd w:val="clear" w:color="auto" w:fill="FFFFFF"/>
            <w:vAlign w:val="center"/>
          </w:tcPr>
          <w:p w:rsidR="003919F1" w:rsidRDefault="00E836D2" w:rsidP="00D333E7">
            <w:pPr>
              <w:pStyle w:val="TableContents"/>
              <w:spacing w:line="480" w:lineRule="auto"/>
              <w:jc w:val="center"/>
              <w:rPr>
                <w:sz w:val="20"/>
                <w:szCs w:val="20"/>
              </w:rPr>
            </w:pPr>
            <w:bookmarkStart w:id="222" w:name="TBL-5-7-41"/>
            <w:bookmarkEnd w:id="222"/>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rsidP="00D333E7">
            <w:pPr>
              <w:pStyle w:val="TableContents"/>
              <w:spacing w:line="480" w:lineRule="auto"/>
              <w:jc w:val="center"/>
              <w:rPr>
                <w:sz w:val="20"/>
                <w:szCs w:val="20"/>
              </w:rPr>
            </w:pPr>
            <w:bookmarkStart w:id="223" w:name="TBL-5-7-51"/>
            <w:bookmarkEnd w:id="223"/>
            <w:r>
              <w:rPr>
                <w:sz w:val="20"/>
                <w:szCs w:val="20"/>
              </w:rPr>
              <w:t>1005-1985</w:t>
            </w:r>
          </w:p>
        </w:tc>
        <w:tc>
          <w:tcPr>
            <w:tcW w:w="1984" w:type="dxa"/>
            <w:shd w:val="clear" w:color="auto" w:fill="FFFFFF"/>
            <w:vAlign w:val="center"/>
          </w:tcPr>
          <w:p w:rsidR="003919F1" w:rsidRDefault="00E836D2" w:rsidP="00D333E7">
            <w:pPr>
              <w:pStyle w:val="TableContents"/>
              <w:spacing w:line="480" w:lineRule="auto"/>
              <w:jc w:val="center"/>
              <w:rPr>
                <w:sz w:val="20"/>
                <w:szCs w:val="20"/>
              </w:rPr>
            </w:pPr>
            <w:bookmarkStart w:id="224" w:name="TBL-5-7-61"/>
            <w:bookmarkEnd w:id="224"/>
            <w:r>
              <w:rPr>
                <w:sz w:val="20"/>
                <w:szCs w:val="20"/>
              </w:rPr>
              <w:t xml:space="preserve">Tree rings </w:t>
            </w:r>
          </w:p>
        </w:tc>
        <w:tc>
          <w:tcPr>
            <w:tcW w:w="1541" w:type="dxa"/>
            <w:shd w:val="clear" w:color="auto" w:fill="FFFFFF"/>
            <w:vAlign w:val="center"/>
          </w:tcPr>
          <w:p w:rsidR="003919F1" w:rsidRDefault="00E836D2" w:rsidP="00D333E7">
            <w:pPr>
              <w:pStyle w:val="TableContents"/>
              <w:spacing w:line="480" w:lineRule="auto"/>
              <w:jc w:val="center"/>
              <w:rPr>
                <w:sz w:val="20"/>
                <w:szCs w:val="20"/>
              </w:rPr>
            </w:pPr>
            <w:bookmarkStart w:id="225" w:name="TBL-5-8-7"/>
            <w:bookmarkStart w:id="226" w:name="TBL-5-8-11"/>
            <w:bookmarkEnd w:id="225"/>
            <w:bookmarkEnd w:id="226"/>
            <w:r>
              <w:rPr>
                <w:sz w:val="20"/>
                <w:szCs w:val="20"/>
              </w:rPr>
              <w:t xml:space="preserve">0.58 </w:t>
            </w:r>
          </w:p>
        </w:tc>
      </w:tr>
      <w:tr w:rsidR="003919F1">
        <w:tc>
          <w:tcPr>
            <w:tcW w:w="1188" w:type="dxa"/>
            <w:shd w:val="clear" w:color="auto" w:fill="FFFFFF"/>
            <w:vAlign w:val="center"/>
          </w:tcPr>
          <w:p w:rsidR="003919F1" w:rsidRDefault="00E836D2" w:rsidP="00D333E7">
            <w:pPr>
              <w:pStyle w:val="TableContents"/>
              <w:spacing w:line="480" w:lineRule="auto"/>
              <w:jc w:val="center"/>
            </w:pPr>
            <w:r>
              <w:rPr>
                <w:sz w:val="20"/>
                <w:szCs w:val="20"/>
              </w:rPr>
              <w:t>GA [</w:t>
            </w:r>
            <w:hyperlink w:anchor="Xstahle1992reconstruction">
              <w:r>
                <w:rPr>
                  <w:rStyle w:val="InternetLink"/>
                  <w:sz w:val="20"/>
                  <w:szCs w:val="20"/>
                </w:rPr>
                <w:t>36</w:t>
              </w:r>
            </w:hyperlink>
            <w:bookmarkStart w:id="227" w:name="TBL-5-8-21"/>
            <w:bookmarkEnd w:id="227"/>
            <w:r>
              <w:rPr>
                <w:sz w:val="20"/>
                <w:szCs w:val="20"/>
              </w:rPr>
              <w:t xml:space="preserve">] </w:t>
            </w:r>
          </w:p>
        </w:tc>
        <w:tc>
          <w:tcPr>
            <w:tcW w:w="2000" w:type="dxa"/>
            <w:shd w:val="clear" w:color="auto" w:fill="FFFFFF"/>
            <w:vAlign w:val="center"/>
          </w:tcPr>
          <w:p w:rsidR="003919F1" w:rsidRDefault="00E836D2" w:rsidP="00D333E7">
            <w:pPr>
              <w:pStyle w:val="TableContents"/>
              <w:spacing w:line="480" w:lineRule="auto"/>
              <w:jc w:val="center"/>
              <w:rPr>
                <w:sz w:val="20"/>
                <w:szCs w:val="20"/>
              </w:rPr>
            </w:pPr>
            <w:bookmarkStart w:id="228" w:name="TBL-5-8-31"/>
            <w:bookmarkEnd w:id="228"/>
            <w:r>
              <w:rPr>
                <w:sz w:val="20"/>
                <w:szCs w:val="20"/>
              </w:rPr>
              <w:t xml:space="preserve">Statewide GA </w:t>
            </w:r>
          </w:p>
        </w:tc>
        <w:tc>
          <w:tcPr>
            <w:tcW w:w="1488" w:type="dxa"/>
            <w:shd w:val="clear" w:color="auto" w:fill="FFFFFF"/>
            <w:vAlign w:val="center"/>
          </w:tcPr>
          <w:p w:rsidR="003919F1" w:rsidRDefault="00E836D2" w:rsidP="00D333E7">
            <w:pPr>
              <w:pStyle w:val="TableContents"/>
              <w:spacing w:line="480" w:lineRule="auto"/>
              <w:jc w:val="center"/>
              <w:rPr>
                <w:sz w:val="20"/>
                <w:szCs w:val="20"/>
              </w:rPr>
            </w:pPr>
            <w:bookmarkStart w:id="229" w:name="TBL-5-8-41"/>
            <w:bookmarkEnd w:id="229"/>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rsidP="00D333E7">
            <w:pPr>
              <w:pStyle w:val="TableContents"/>
              <w:spacing w:line="480" w:lineRule="auto"/>
              <w:jc w:val="center"/>
              <w:rPr>
                <w:sz w:val="20"/>
                <w:szCs w:val="20"/>
              </w:rPr>
            </w:pPr>
            <w:bookmarkStart w:id="230" w:name="TBL-5-8-51"/>
            <w:bookmarkEnd w:id="230"/>
            <w:r>
              <w:rPr>
                <w:sz w:val="20"/>
                <w:szCs w:val="20"/>
              </w:rPr>
              <w:t xml:space="preserve">933-1985 </w:t>
            </w:r>
          </w:p>
        </w:tc>
        <w:tc>
          <w:tcPr>
            <w:tcW w:w="1984" w:type="dxa"/>
            <w:shd w:val="clear" w:color="auto" w:fill="FFFFFF"/>
            <w:vAlign w:val="center"/>
          </w:tcPr>
          <w:p w:rsidR="003919F1" w:rsidRDefault="00E836D2" w:rsidP="00D333E7">
            <w:pPr>
              <w:pStyle w:val="TableContents"/>
              <w:spacing w:line="480" w:lineRule="auto"/>
              <w:jc w:val="center"/>
              <w:rPr>
                <w:sz w:val="20"/>
                <w:szCs w:val="20"/>
              </w:rPr>
            </w:pPr>
            <w:bookmarkStart w:id="231" w:name="TBL-5-8-61"/>
            <w:bookmarkEnd w:id="231"/>
            <w:r>
              <w:rPr>
                <w:sz w:val="20"/>
                <w:szCs w:val="20"/>
              </w:rPr>
              <w:t xml:space="preserve">Tree rings </w:t>
            </w:r>
          </w:p>
        </w:tc>
        <w:tc>
          <w:tcPr>
            <w:tcW w:w="1541" w:type="dxa"/>
            <w:shd w:val="clear" w:color="auto" w:fill="FFFFFF"/>
            <w:vAlign w:val="center"/>
          </w:tcPr>
          <w:p w:rsidR="003919F1" w:rsidRDefault="00E836D2" w:rsidP="00D333E7">
            <w:pPr>
              <w:pStyle w:val="TableContents"/>
              <w:spacing w:line="480" w:lineRule="auto"/>
              <w:jc w:val="center"/>
              <w:rPr>
                <w:sz w:val="20"/>
                <w:szCs w:val="20"/>
              </w:rPr>
            </w:pPr>
            <w:bookmarkStart w:id="232" w:name="TBL-5-9-7"/>
            <w:bookmarkStart w:id="233" w:name="TBL-5-9-11"/>
            <w:bookmarkEnd w:id="232"/>
            <w:bookmarkEnd w:id="233"/>
            <w:r>
              <w:rPr>
                <w:sz w:val="20"/>
                <w:szCs w:val="20"/>
              </w:rPr>
              <w:t xml:space="preserve">0.68 </w:t>
            </w:r>
          </w:p>
        </w:tc>
      </w:tr>
      <w:tr w:rsidR="003919F1">
        <w:tc>
          <w:tcPr>
            <w:tcW w:w="1188" w:type="dxa"/>
            <w:shd w:val="clear" w:color="auto" w:fill="FFFFFF"/>
            <w:vAlign w:val="center"/>
          </w:tcPr>
          <w:p w:rsidR="003919F1" w:rsidRDefault="00E836D2" w:rsidP="00D333E7">
            <w:pPr>
              <w:pStyle w:val="TableContents"/>
              <w:spacing w:line="480" w:lineRule="auto"/>
              <w:jc w:val="center"/>
            </w:pPr>
            <w:r>
              <w:rPr>
                <w:sz w:val="20"/>
                <w:szCs w:val="20"/>
              </w:rPr>
              <w:t>MP [</w:t>
            </w:r>
            <w:hyperlink w:anchor="Xdruckenbrod2003late">
              <w:r>
                <w:rPr>
                  <w:rStyle w:val="InternetLink"/>
                  <w:sz w:val="20"/>
                  <w:szCs w:val="20"/>
                </w:rPr>
                <w:t>37</w:t>
              </w:r>
            </w:hyperlink>
            <w:bookmarkStart w:id="234" w:name="TBL-5-9-21"/>
            <w:bookmarkEnd w:id="234"/>
            <w:r>
              <w:rPr>
                <w:sz w:val="20"/>
                <w:szCs w:val="20"/>
              </w:rPr>
              <w:t xml:space="preserve">] </w:t>
            </w:r>
          </w:p>
        </w:tc>
        <w:tc>
          <w:tcPr>
            <w:tcW w:w="2000" w:type="dxa"/>
            <w:shd w:val="clear" w:color="auto" w:fill="FFFFFF"/>
            <w:vAlign w:val="center"/>
          </w:tcPr>
          <w:p w:rsidR="003919F1" w:rsidRDefault="00E836D2" w:rsidP="00D333E7">
            <w:pPr>
              <w:pStyle w:val="TableContents"/>
              <w:spacing w:line="480" w:lineRule="auto"/>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235" w:name="TBL-5-9-31"/>
            <w:bookmarkEnd w:id="235"/>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rsidP="00D333E7">
            <w:pPr>
              <w:pStyle w:val="TableContents"/>
              <w:spacing w:line="480" w:lineRule="auto"/>
              <w:jc w:val="center"/>
              <w:rPr>
                <w:sz w:val="20"/>
                <w:szCs w:val="20"/>
              </w:rPr>
            </w:pPr>
            <w:bookmarkStart w:id="236" w:name="TBL-5-9-41"/>
            <w:bookmarkEnd w:id="236"/>
            <w:r>
              <w:rPr>
                <w:sz w:val="20"/>
                <w:szCs w:val="20"/>
              </w:rPr>
              <w:t xml:space="preserve">Early summer </w:t>
            </w:r>
          </w:p>
        </w:tc>
        <w:tc>
          <w:tcPr>
            <w:tcW w:w="1053" w:type="dxa"/>
            <w:shd w:val="clear" w:color="auto" w:fill="FFFFFF"/>
            <w:vAlign w:val="center"/>
          </w:tcPr>
          <w:p w:rsidR="003919F1" w:rsidRDefault="00E836D2" w:rsidP="00D333E7">
            <w:pPr>
              <w:pStyle w:val="TableContents"/>
              <w:spacing w:line="480" w:lineRule="auto"/>
              <w:jc w:val="center"/>
              <w:rPr>
                <w:sz w:val="20"/>
                <w:szCs w:val="20"/>
              </w:rPr>
            </w:pPr>
            <w:bookmarkStart w:id="237" w:name="TBL-5-9-51"/>
            <w:bookmarkEnd w:id="237"/>
            <w:r>
              <w:rPr>
                <w:sz w:val="20"/>
                <w:szCs w:val="20"/>
              </w:rPr>
              <w:t>1784-1966</w:t>
            </w:r>
          </w:p>
        </w:tc>
        <w:tc>
          <w:tcPr>
            <w:tcW w:w="1984" w:type="dxa"/>
            <w:shd w:val="clear" w:color="auto" w:fill="FFFFFF"/>
            <w:vAlign w:val="center"/>
          </w:tcPr>
          <w:p w:rsidR="003919F1" w:rsidRDefault="00A972AC" w:rsidP="00D333E7">
            <w:pPr>
              <w:pStyle w:val="TableContents"/>
              <w:spacing w:line="480" w:lineRule="auto"/>
              <w:jc w:val="center"/>
              <w:rPr>
                <w:sz w:val="20"/>
                <w:szCs w:val="20"/>
              </w:rPr>
            </w:pPr>
            <w:bookmarkStart w:id="238" w:name="TBL-5-9-61"/>
            <w:bookmarkEnd w:id="238"/>
            <w:r>
              <w:rPr>
                <w:sz w:val="20"/>
                <w:szCs w:val="20"/>
              </w:rPr>
              <w:t>Tree rings &amp;</w:t>
            </w:r>
          </w:p>
        </w:tc>
        <w:tc>
          <w:tcPr>
            <w:tcW w:w="1541" w:type="dxa"/>
            <w:shd w:val="clear" w:color="auto" w:fill="FFFFFF"/>
            <w:vAlign w:val="center"/>
          </w:tcPr>
          <w:p w:rsidR="003919F1" w:rsidRDefault="00E836D2" w:rsidP="00D333E7">
            <w:pPr>
              <w:pStyle w:val="TableContents"/>
              <w:spacing w:line="480" w:lineRule="auto"/>
              <w:jc w:val="center"/>
              <w:rPr>
                <w:sz w:val="20"/>
                <w:szCs w:val="20"/>
              </w:rPr>
            </w:pPr>
            <w:bookmarkStart w:id="239" w:name="TBL-5-10-6"/>
            <w:bookmarkStart w:id="240" w:name="TBL-5-10-11"/>
            <w:bookmarkEnd w:id="239"/>
            <w:bookmarkEnd w:id="240"/>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rsidP="00D333E7">
            <w:pPr>
              <w:pStyle w:val="TableContents"/>
              <w:spacing w:line="480" w:lineRule="auto"/>
              <w:rPr>
                <w:sz w:val="20"/>
                <w:szCs w:val="20"/>
              </w:rPr>
            </w:pPr>
            <w:bookmarkStart w:id="241" w:name="TBL-5-10-21"/>
            <w:bookmarkEnd w:id="241"/>
          </w:p>
        </w:tc>
        <w:tc>
          <w:tcPr>
            <w:tcW w:w="2000"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42" w:name="TBL-5-10-31"/>
            <w:bookmarkEnd w:id="242"/>
            <w:r>
              <w:rPr>
                <w:sz w:val="20"/>
                <w:szCs w:val="20"/>
              </w:rPr>
              <w:t xml:space="preserve">VA </w:t>
            </w:r>
          </w:p>
        </w:tc>
        <w:tc>
          <w:tcPr>
            <w:tcW w:w="1488"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43" w:name="TBL-5-10-41"/>
            <w:bookmarkEnd w:id="243"/>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rsidP="00D333E7">
            <w:pPr>
              <w:pStyle w:val="TableContents"/>
              <w:spacing w:line="480" w:lineRule="auto"/>
              <w:rPr>
                <w:sz w:val="20"/>
                <w:szCs w:val="20"/>
              </w:rPr>
            </w:pPr>
            <w:bookmarkStart w:id="244" w:name="TBL-5-10-51"/>
            <w:bookmarkEnd w:id="244"/>
          </w:p>
        </w:tc>
        <w:tc>
          <w:tcPr>
            <w:tcW w:w="1984"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45" w:name="TBL-5-11-2"/>
            <w:bookmarkStart w:id="246" w:name="TBL-5-11-11"/>
            <w:bookmarkEnd w:id="245"/>
            <w:bookmarkEnd w:id="246"/>
            <w:r>
              <w:rPr>
                <w:sz w:val="20"/>
                <w:szCs w:val="20"/>
              </w:rPr>
              <w:t>Meteorological diary</w:t>
            </w:r>
          </w:p>
        </w:tc>
        <w:tc>
          <w:tcPr>
            <w:tcW w:w="1541" w:type="dxa"/>
            <w:tcBorders>
              <w:bottom w:val="single" w:sz="18" w:space="0" w:color="00000A"/>
            </w:tcBorders>
            <w:shd w:val="clear" w:color="auto" w:fill="FFFFFF"/>
          </w:tcPr>
          <w:p w:rsidR="003919F1" w:rsidRDefault="003919F1" w:rsidP="00D333E7">
            <w:pPr>
              <w:pStyle w:val="TableContents"/>
              <w:spacing w:line="480" w:lineRule="auto"/>
              <w:rPr>
                <w:sz w:val="20"/>
                <w:szCs w:val="20"/>
              </w:rPr>
            </w:pPr>
          </w:p>
        </w:tc>
      </w:tr>
      <w:tr w:rsidR="003919F1">
        <w:tc>
          <w:tcPr>
            <w:tcW w:w="1188" w:type="dxa"/>
            <w:tcBorders>
              <w:top w:val="single" w:sz="18" w:space="0" w:color="00000A"/>
            </w:tcBorders>
            <w:shd w:val="clear" w:color="auto" w:fill="FFFFFF"/>
            <w:vAlign w:val="center"/>
          </w:tcPr>
          <w:p w:rsidR="003919F1" w:rsidRDefault="003919F1" w:rsidP="00D333E7">
            <w:pPr>
              <w:pStyle w:val="TableContents"/>
              <w:spacing w:line="480" w:lineRule="auto"/>
              <w:rPr>
                <w:sz w:val="4"/>
                <w:szCs w:val="4"/>
              </w:rPr>
            </w:pPr>
          </w:p>
        </w:tc>
        <w:tc>
          <w:tcPr>
            <w:tcW w:w="8066" w:type="dxa"/>
            <w:gridSpan w:val="5"/>
            <w:tcBorders>
              <w:top w:val="single" w:sz="18" w:space="0" w:color="00000A"/>
            </w:tcBorders>
            <w:shd w:val="clear" w:color="auto" w:fill="FFFFFF"/>
          </w:tcPr>
          <w:p w:rsidR="003919F1" w:rsidRDefault="003919F1" w:rsidP="00D333E7">
            <w:pPr>
              <w:pStyle w:val="TableContents"/>
              <w:spacing w:line="480" w:lineRule="auto"/>
              <w:rPr>
                <w:sz w:val="4"/>
                <w:szCs w:val="4"/>
              </w:rPr>
            </w:pPr>
          </w:p>
        </w:tc>
      </w:tr>
    </w:tbl>
    <w:p w:rsidR="003919F1" w:rsidRDefault="00E836D2" w:rsidP="00D333E7">
      <w:pPr>
        <w:pStyle w:val="TextBodynoindent"/>
        <w:spacing w:after="0" w:line="480" w:lineRule="auto"/>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rsidP="00D333E7">
      <w:pPr>
        <w:pStyle w:val="TextBodynoindent"/>
        <w:spacing w:after="0" w:line="480" w:lineRule="auto"/>
      </w:pPr>
      <w:r>
        <w:t xml:space="preserve">* Median value of </w:t>
      </w:r>
      <w:r>
        <w:rPr>
          <w:i/>
        </w:rPr>
        <w:t>R</w:t>
      </w:r>
      <w:r>
        <w:rPr>
          <w:position w:val="11"/>
          <w:sz w:val="19"/>
        </w:rPr>
        <w:t>2</w:t>
      </w:r>
      <w:r>
        <w:t xml:space="preserve"> for all </w:t>
      </w:r>
      <w:proofErr w:type="spellStart"/>
      <w:r>
        <w:t>gridpoints</w:t>
      </w:r>
      <w:proofErr w:type="spellEnd"/>
      <w:r>
        <w:t xml:space="preserve"> in the PDSI reconstruction grid (see [11]). </w:t>
      </w:r>
    </w:p>
    <w:p w:rsidR="003919F1" w:rsidRDefault="003919F1" w:rsidP="00D333E7">
      <w:pPr>
        <w:pStyle w:val="TextBodynoindent"/>
        <w:spacing w:after="0" w:line="480" w:lineRule="auto"/>
      </w:pPr>
    </w:p>
    <w:p w:rsidR="003919F1" w:rsidRDefault="00E836D2" w:rsidP="00D333E7">
      <w:pPr>
        <w:pStyle w:val="TextBodynoindent"/>
        <w:spacing w:after="0" w:line="480" w:lineRule="auto"/>
      </w:pPr>
      <w:r>
        <w:t xml:space="preserve">Table 3: Details for the six southeastern US moisture reconstructions compared to the </w:t>
      </w:r>
      <w:proofErr w:type="spellStart"/>
      <w:r>
        <w:t>rSWV</w:t>
      </w:r>
      <w:proofErr w:type="spellEnd"/>
      <w:r>
        <w:t xml:space="preserve"> reconstruction.</w:t>
      </w:r>
    </w:p>
    <w:p w:rsidR="003919F1" w:rsidRDefault="00E836D2" w:rsidP="00D333E7">
      <w:pPr>
        <w:pStyle w:val="TextBodynoindent"/>
        <w:spacing w:after="0" w:line="480" w:lineRule="auto"/>
      </w:pPr>
      <w:r>
        <w:t>This table should come before the previous table.</w:t>
      </w:r>
    </w:p>
    <w:p w:rsidR="003919F1" w:rsidRDefault="00E836D2" w:rsidP="00D333E7">
      <w:pPr>
        <w:pStyle w:val="TextBodynoindent"/>
        <w:spacing w:after="0" w:line="480" w:lineRule="auto"/>
      </w:pPr>
      <w:r>
        <w:br w:type="page"/>
      </w:r>
    </w:p>
    <w:p w:rsidR="003919F1" w:rsidRDefault="003919F1" w:rsidP="00D333E7">
      <w:pPr>
        <w:pStyle w:val="TextBodynoindent"/>
        <w:spacing w:after="0" w:line="480" w:lineRule="auto"/>
      </w:pPr>
    </w:p>
    <w:tbl>
      <w:tblPr>
        <w:tblW w:w="5304" w:type="dxa"/>
        <w:tblBorders>
          <w:top w:val="single" w:sz="18" w:space="0" w:color="00000A"/>
        </w:tblBorders>
        <w:tblCellMar>
          <w:left w:w="0" w:type="dxa"/>
          <w:right w:w="0" w:type="dxa"/>
        </w:tblCellMar>
        <w:tblLook w:val="04A0"/>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rsidP="00D333E7">
            <w:pPr>
              <w:pStyle w:val="TableContents"/>
              <w:spacing w:line="480" w:lineRule="auto"/>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rsidP="00D333E7">
            <w:pPr>
              <w:pStyle w:val="TableContents"/>
              <w:spacing w:line="480" w:lineRule="auto"/>
              <w:rPr>
                <w:sz w:val="4"/>
                <w:szCs w:val="4"/>
              </w:rPr>
            </w:pPr>
          </w:p>
        </w:tc>
        <w:tc>
          <w:tcPr>
            <w:tcW w:w="1211" w:type="dxa"/>
            <w:gridSpan w:val="2"/>
            <w:tcBorders>
              <w:top w:val="single" w:sz="18" w:space="0" w:color="00000A"/>
            </w:tcBorders>
            <w:shd w:val="clear" w:color="auto" w:fill="FFFFFF"/>
          </w:tcPr>
          <w:p w:rsidR="003919F1" w:rsidRDefault="003919F1" w:rsidP="00D333E7">
            <w:pPr>
              <w:pStyle w:val="TableContents"/>
              <w:spacing w:line="480" w:lineRule="auto"/>
              <w:rPr>
                <w:sz w:val="4"/>
                <w:szCs w:val="4"/>
              </w:rPr>
            </w:pPr>
          </w:p>
        </w:tc>
      </w:tr>
      <w:tr w:rsidR="003919F1">
        <w:tc>
          <w:tcPr>
            <w:tcW w:w="753" w:type="dxa"/>
            <w:shd w:val="clear" w:color="auto" w:fill="FFFFFF"/>
            <w:vAlign w:val="center"/>
          </w:tcPr>
          <w:p w:rsidR="003919F1" w:rsidRDefault="003919F1" w:rsidP="00D333E7">
            <w:pPr>
              <w:pStyle w:val="TableContents"/>
              <w:spacing w:line="480" w:lineRule="auto"/>
              <w:rPr>
                <w:sz w:val="20"/>
                <w:szCs w:val="20"/>
              </w:rPr>
            </w:pPr>
          </w:p>
        </w:tc>
        <w:tc>
          <w:tcPr>
            <w:tcW w:w="680" w:type="dxa"/>
            <w:shd w:val="clear" w:color="auto" w:fill="FFFFFF"/>
            <w:vAlign w:val="center"/>
          </w:tcPr>
          <w:p w:rsidR="003919F1" w:rsidRDefault="00E836D2" w:rsidP="00D333E7">
            <w:pPr>
              <w:pStyle w:val="TableContents"/>
              <w:spacing w:line="480" w:lineRule="auto"/>
              <w:jc w:val="center"/>
              <w:rPr>
                <w:sz w:val="20"/>
                <w:szCs w:val="20"/>
              </w:rPr>
            </w:pPr>
            <w:r>
              <w:rPr>
                <w:sz w:val="20"/>
                <w:szCs w:val="20"/>
              </w:rPr>
              <w:t>Recon</w:t>
            </w:r>
          </w:p>
        </w:tc>
        <w:tc>
          <w:tcPr>
            <w:tcW w:w="1300" w:type="dxa"/>
            <w:gridSpan w:val="2"/>
            <w:shd w:val="clear" w:color="auto" w:fill="FFFFFF"/>
            <w:vAlign w:val="center"/>
          </w:tcPr>
          <w:p w:rsidR="003919F1" w:rsidRDefault="00E836D2" w:rsidP="00D333E7">
            <w:pPr>
              <w:pStyle w:val="TableContents"/>
              <w:spacing w:line="480" w:lineRule="auto"/>
              <w:jc w:val="center"/>
              <w:rPr>
                <w:sz w:val="20"/>
                <w:szCs w:val="20"/>
              </w:rPr>
            </w:pPr>
            <w:r>
              <w:rPr>
                <w:sz w:val="20"/>
                <w:szCs w:val="20"/>
              </w:rPr>
              <w:t>PDSI</w:t>
            </w:r>
          </w:p>
        </w:tc>
        <w:tc>
          <w:tcPr>
            <w:tcW w:w="2571" w:type="dxa"/>
            <w:gridSpan w:val="4"/>
            <w:shd w:val="clear" w:color="auto" w:fill="FFFFFF"/>
            <w:vAlign w:val="center"/>
          </w:tcPr>
          <w:p w:rsidR="003919F1" w:rsidRDefault="00E836D2" w:rsidP="00D333E7">
            <w:pPr>
              <w:pStyle w:val="TableContents"/>
              <w:spacing w:line="480" w:lineRule="auto"/>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47" w:name="TBL-4-5-2"/>
            <w:bookmarkEnd w:id="247"/>
          </w:p>
        </w:tc>
        <w:tc>
          <w:tcPr>
            <w:tcW w:w="680"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48" w:name="TBL-4-5-3"/>
            <w:bookmarkEnd w:id="248"/>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49" w:name="TBL-4-5-4"/>
            <w:bookmarkEnd w:id="249"/>
            <w:r>
              <w:rPr>
                <w:sz w:val="20"/>
                <w:szCs w:val="20"/>
              </w:rPr>
              <w:t xml:space="preserve">JT </w:t>
            </w:r>
          </w:p>
        </w:tc>
        <w:tc>
          <w:tcPr>
            <w:tcW w:w="739"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0" w:name="TBL-4-5-5"/>
            <w:bookmarkEnd w:id="250"/>
            <w:r>
              <w:rPr>
                <w:sz w:val="20"/>
                <w:szCs w:val="20"/>
              </w:rPr>
              <w:t>NADA</w:t>
            </w:r>
          </w:p>
        </w:tc>
        <w:tc>
          <w:tcPr>
            <w:tcW w:w="679"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1" w:name="TBL-4-5-6"/>
            <w:bookmarkEnd w:id="251"/>
            <w:r>
              <w:rPr>
                <w:sz w:val="20"/>
                <w:szCs w:val="20"/>
              </w:rPr>
              <w:t xml:space="preserve">NC </w:t>
            </w:r>
          </w:p>
        </w:tc>
        <w:tc>
          <w:tcPr>
            <w:tcW w:w="681"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2" w:name="TBL-4-5-7"/>
            <w:bookmarkEnd w:id="252"/>
            <w:r>
              <w:rPr>
                <w:sz w:val="20"/>
                <w:szCs w:val="20"/>
              </w:rPr>
              <w:t xml:space="preserve">SC </w:t>
            </w:r>
          </w:p>
        </w:tc>
        <w:tc>
          <w:tcPr>
            <w:tcW w:w="677" w:type="dxa"/>
            <w:tcBorders>
              <w:bottom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3" w:name="TBL-4-5-8"/>
            <w:bookmarkEnd w:id="253"/>
            <w:r>
              <w:rPr>
                <w:sz w:val="20"/>
                <w:szCs w:val="20"/>
              </w:rPr>
              <w:t xml:space="preserve">GA </w:t>
            </w:r>
          </w:p>
        </w:tc>
        <w:tc>
          <w:tcPr>
            <w:tcW w:w="534" w:type="dxa"/>
            <w:tcBorders>
              <w:bottom w:val="single" w:sz="8" w:space="0" w:color="00000A"/>
            </w:tcBorders>
            <w:shd w:val="clear" w:color="auto" w:fill="FFFFFF"/>
            <w:vAlign w:val="center"/>
          </w:tcPr>
          <w:p w:rsidR="003919F1" w:rsidRDefault="00E836D2" w:rsidP="00D333E7">
            <w:pPr>
              <w:pStyle w:val="TableContents"/>
              <w:spacing w:line="480" w:lineRule="auto"/>
              <w:jc w:val="center"/>
            </w:pPr>
            <w:bookmarkStart w:id="254" w:name="TBL-4-6-"/>
            <w:bookmarkStart w:id="255" w:name="TBL-4-6-1"/>
            <w:bookmarkEnd w:id="254"/>
            <w:bookmarkEnd w:id="255"/>
            <w:r>
              <w:rPr>
                <w:sz w:val="20"/>
                <w:szCs w:val="20"/>
              </w:rPr>
              <w:t>MP</w:t>
            </w:r>
            <w:r>
              <w:rPr>
                <w:sz w:val="20"/>
                <w:szCs w:val="20"/>
                <w:vertAlign w:val="superscript"/>
              </w:rPr>
              <w:t>A</w:t>
            </w:r>
          </w:p>
        </w:tc>
      </w:tr>
      <w:tr w:rsidR="003919F1">
        <w:tc>
          <w:tcPr>
            <w:tcW w:w="753"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6" w:name="TBL-4-6-2"/>
            <w:bookmarkEnd w:id="256"/>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257" w:name="TBL-4-6-3"/>
            <w:bookmarkEnd w:id="257"/>
            <w:r>
              <w:rPr>
                <w:sz w:val="20"/>
                <w:szCs w:val="20"/>
              </w:rPr>
              <w:t xml:space="preserve">1 </w:t>
            </w:r>
          </w:p>
        </w:tc>
        <w:tc>
          <w:tcPr>
            <w:tcW w:w="561"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58" w:name="TBL-4-6-4"/>
            <w:bookmarkEnd w:id="258"/>
          </w:p>
        </w:tc>
        <w:tc>
          <w:tcPr>
            <w:tcW w:w="739"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59" w:name="TBL-4-6-5"/>
            <w:bookmarkEnd w:id="259"/>
          </w:p>
        </w:tc>
        <w:tc>
          <w:tcPr>
            <w:tcW w:w="679"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60" w:name="TBL-4-6-6"/>
            <w:bookmarkEnd w:id="260"/>
          </w:p>
        </w:tc>
        <w:tc>
          <w:tcPr>
            <w:tcW w:w="681"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61" w:name="TBL-4-6-7"/>
            <w:bookmarkEnd w:id="261"/>
          </w:p>
        </w:tc>
        <w:tc>
          <w:tcPr>
            <w:tcW w:w="677"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62" w:name="TBL-4-6-8"/>
            <w:bookmarkEnd w:id="262"/>
          </w:p>
        </w:tc>
        <w:tc>
          <w:tcPr>
            <w:tcW w:w="534" w:type="dxa"/>
            <w:tcBorders>
              <w:top w:val="single" w:sz="8" w:space="0" w:color="00000A"/>
            </w:tcBorders>
            <w:shd w:val="clear" w:color="auto" w:fill="FFFFFF"/>
            <w:vAlign w:val="center"/>
          </w:tcPr>
          <w:p w:rsidR="003919F1" w:rsidRDefault="003919F1" w:rsidP="00D333E7">
            <w:pPr>
              <w:pStyle w:val="TableContents"/>
              <w:spacing w:line="480" w:lineRule="auto"/>
              <w:rPr>
                <w:sz w:val="20"/>
                <w:szCs w:val="20"/>
              </w:rPr>
            </w:pPr>
            <w:bookmarkStart w:id="263" w:name="TBL-4-7-"/>
            <w:bookmarkStart w:id="264" w:name="TBL-4-7-1"/>
            <w:bookmarkEnd w:id="263"/>
            <w:bookmarkEnd w:id="264"/>
          </w:p>
        </w:tc>
      </w:tr>
      <w:tr w:rsidR="003919F1">
        <w:tc>
          <w:tcPr>
            <w:tcW w:w="753" w:type="dxa"/>
            <w:shd w:val="clear" w:color="auto" w:fill="FFFFFF"/>
            <w:vAlign w:val="center"/>
          </w:tcPr>
          <w:p w:rsidR="003919F1" w:rsidRDefault="00E836D2" w:rsidP="00D333E7">
            <w:pPr>
              <w:pStyle w:val="TableContents"/>
              <w:spacing w:line="480" w:lineRule="auto"/>
              <w:jc w:val="center"/>
              <w:rPr>
                <w:sz w:val="20"/>
                <w:szCs w:val="20"/>
              </w:rPr>
            </w:pPr>
            <w:bookmarkStart w:id="265" w:name="TBL-4-7-2"/>
            <w:bookmarkEnd w:id="265"/>
            <w:r>
              <w:rPr>
                <w:sz w:val="20"/>
                <w:szCs w:val="20"/>
              </w:rPr>
              <w:t xml:space="preserve">JT </w:t>
            </w:r>
          </w:p>
        </w:tc>
        <w:tc>
          <w:tcPr>
            <w:tcW w:w="680" w:type="dxa"/>
            <w:shd w:val="clear" w:color="auto" w:fill="FFFFFF"/>
            <w:vAlign w:val="center"/>
          </w:tcPr>
          <w:p w:rsidR="003919F1" w:rsidRDefault="00E836D2" w:rsidP="00D333E7">
            <w:pPr>
              <w:pStyle w:val="TableContents"/>
              <w:spacing w:line="480" w:lineRule="auto"/>
              <w:jc w:val="center"/>
              <w:rPr>
                <w:sz w:val="20"/>
                <w:szCs w:val="20"/>
              </w:rPr>
            </w:pPr>
            <w:bookmarkStart w:id="266" w:name="TBL-4-7-3"/>
            <w:bookmarkEnd w:id="266"/>
            <w:r>
              <w:rPr>
                <w:sz w:val="20"/>
                <w:szCs w:val="20"/>
              </w:rPr>
              <w:t xml:space="preserve">0.215* </w:t>
            </w:r>
          </w:p>
        </w:tc>
        <w:tc>
          <w:tcPr>
            <w:tcW w:w="561" w:type="dxa"/>
            <w:shd w:val="clear" w:color="auto" w:fill="FFFFFF"/>
            <w:vAlign w:val="center"/>
          </w:tcPr>
          <w:p w:rsidR="003919F1" w:rsidRDefault="00E836D2" w:rsidP="00D333E7">
            <w:pPr>
              <w:pStyle w:val="TableContents"/>
              <w:spacing w:line="480" w:lineRule="auto"/>
              <w:jc w:val="center"/>
              <w:rPr>
                <w:sz w:val="20"/>
                <w:szCs w:val="20"/>
              </w:rPr>
            </w:pPr>
            <w:bookmarkStart w:id="267" w:name="TBL-4-7-4"/>
            <w:bookmarkEnd w:id="267"/>
            <w:r>
              <w:rPr>
                <w:sz w:val="20"/>
                <w:szCs w:val="20"/>
              </w:rPr>
              <w:t xml:space="preserve">1 </w:t>
            </w:r>
          </w:p>
        </w:tc>
        <w:tc>
          <w:tcPr>
            <w:tcW w:w="739" w:type="dxa"/>
            <w:shd w:val="clear" w:color="auto" w:fill="FFFFFF"/>
            <w:vAlign w:val="center"/>
          </w:tcPr>
          <w:p w:rsidR="003919F1" w:rsidRDefault="003919F1" w:rsidP="00D333E7">
            <w:pPr>
              <w:pStyle w:val="TableContents"/>
              <w:spacing w:line="480" w:lineRule="auto"/>
              <w:rPr>
                <w:sz w:val="20"/>
                <w:szCs w:val="20"/>
              </w:rPr>
            </w:pPr>
            <w:bookmarkStart w:id="268" w:name="TBL-4-7-5"/>
            <w:bookmarkEnd w:id="268"/>
          </w:p>
        </w:tc>
        <w:tc>
          <w:tcPr>
            <w:tcW w:w="679" w:type="dxa"/>
            <w:shd w:val="clear" w:color="auto" w:fill="FFFFFF"/>
            <w:vAlign w:val="center"/>
          </w:tcPr>
          <w:p w:rsidR="003919F1" w:rsidRDefault="003919F1" w:rsidP="00D333E7">
            <w:pPr>
              <w:pStyle w:val="TableContents"/>
              <w:spacing w:line="480" w:lineRule="auto"/>
              <w:rPr>
                <w:sz w:val="20"/>
                <w:szCs w:val="20"/>
              </w:rPr>
            </w:pPr>
            <w:bookmarkStart w:id="269" w:name="TBL-4-7-6"/>
            <w:bookmarkEnd w:id="269"/>
          </w:p>
        </w:tc>
        <w:tc>
          <w:tcPr>
            <w:tcW w:w="681" w:type="dxa"/>
            <w:shd w:val="clear" w:color="auto" w:fill="FFFFFF"/>
            <w:vAlign w:val="center"/>
          </w:tcPr>
          <w:p w:rsidR="003919F1" w:rsidRDefault="003919F1" w:rsidP="00D333E7">
            <w:pPr>
              <w:pStyle w:val="TableContents"/>
              <w:spacing w:line="480" w:lineRule="auto"/>
              <w:rPr>
                <w:sz w:val="20"/>
                <w:szCs w:val="20"/>
              </w:rPr>
            </w:pPr>
            <w:bookmarkStart w:id="270" w:name="TBL-4-7-7"/>
            <w:bookmarkEnd w:id="270"/>
          </w:p>
        </w:tc>
        <w:tc>
          <w:tcPr>
            <w:tcW w:w="677" w:type="dxa"/>
            <w:shd w:val="clear" w:color="auto" w:fill="FFFFFF"/>
            <w:vAlign w:val="center"/>
          </w:tcPr>
          <w:p w:rsidR="003919F1" w:rsidRDefault="003919F1" w:rsidP="00D333E7">
            <w:pPr>
              <w:pStyle w:val="TableContents"/>
              <w:spacing w:line="480" w:lineRule="auto"/>
              <w:rPr>
                <w:sz w:val="20"/>
                <w:szCs w:val="20"/>
              </w:rPr>
            </w:pPr>
            <w:bookmarkStart w:id="271" w:name="TBL-4-7-8"/>
            <w:bookmarkEnd w:id="271"/>
          </w:p>
        </w:tc>
        <w:tc>
          <w:tcPr>
            <w:tcW w:w="534" w:type="dxa"/>
            <w:shd w:val="clear" w:color="auto" w:fill="FFFFFF"/>
            <w:vAlign w:val="center"/>
          </w:tcPr>
          <w:p w:rsidR="003919F1" w:rsidRDefault="003919F1" w:rsidP="00D333E7">
            <w:pPr>
              <w:pStyle w:val="TableContents"/>
              <w:spacing w:line="480" w:lineRule="auto"/>
              <w:rPr>
                <w:sz w:val="20"/>
                <w:szCs w:val="20"/>
              </w:rPr>
            </w:pPr>
            <w:bookmarkStart w:id="272" w:name="TBL-4-8-"/>
            <w:bookmarkStart w:id="273" w:name="TBL-4-8-1"/>
            <w:bookmarkEnd w:id="272"/>
            <w:bookmarkEnd w:id="273"/>
          </w:p>
        </w:tc>
      </w:tr>
      <w:tr w:rsidR="003919F1">
        <w:tc>
          <w:tcPr>
            <w:tcW w:w="753" w:type="dxa"/>
            <w:shd w:val="clear" w:color="auto" w:fill="FFFFFF"/>
            <w:vAlign w:val="center"/>
          </w:tcPr>
          <w:p w:rsidR="003919F1" w:rsidRDefault="00E836D2" w:rsidP="00D333E7">
            <w:pPr>
              <w:pStyle w:val="TableContents"/>
              <w:spacing w:line="480" w:lineRule="auto"/>
              <w:jc w:val="center"/>
              <w:rPr>
                <w:sz w:val="20"/>
                <w:szCs w:val="20"/>
              </w:rPr>
            </w:pPr>
            <w:bookmarkStart w:id="274" w:name="TBL-4-8-2"/>
            <w:bookmarkEnd w:id="274"/>
            <w:r>
              <w:rPr>
                <w:sz w:val="20"/>
                <w:szCs w:val="20"/>
              </w:rPr>
              <w:t>NADA</w:t>
            </w:r>
          </w:p>
        </w:tc>
        <w:tc>
          <w:tcPr>
            <w:tcW w:w="680" w:type="dxa"/>
            <w:shd w:val="clear" w:color="auto" w:fill="FFFFFF"/>
            <w:vAlign w:val="center"/>
          </w:tcPr>
          <w:p w:rsidR="003919F1" w:rsidRDefault="00E836D2" w:rsidP="00D333E7">
            <w:pPr>
              <w:pStyle w:val="TableContents"/>
              <w:spacing w:line="480" w:lineRule="auto"/>
              <w:jc w:val="center"/>
              <w:rPr>
                <w:sz w:val="20"/>
                <w:szCs w:val="20"/>
              </w:rPr>
            </w:pPr>
            <w:bookmarkStart w:id="275" w:name="TBL-4-8-3"/>
            <w:bookmarkEnd w:id="275"/>
            <w:r>
              <w:rPr>
                <w:sz w:val="20"/>
                <w:szCs w:val="20"/>
              </w:rPr>
              <w:t xml:space="preserve">0.593* </w:t>
            </w:r>
          </w:p>
        </w:tc>
        <w:tc>
          <w:tcPr>
            <w:tcW w:w="561" w:type="dxa"/>
            <w:shd w:val="clear" w:color="auto" w:fill="FFFFFF"/>
            <w:vAlign w:val="center"/>
          </w:tcPr>
          <w:p w:rsidR="003919F1" w:rsidRDefault="00E836D2" w:rsidP="00D333E7">
            <w:pPr>
              <w:pStyle w:val="TableContents"/>
              <w:spacing w:line="480" w:lineRule="auto"/>
              <w:jc w:val="center"/>
              <w:rPr>
                <w:sz w:val="20"/>
                <w:szCs w:val="20"/>
              </w:rPr>
            </w:pPr>
            <w:bookmarkStart w:id="276" w:name="TBL-4-8-4"/>
            <w:bookmarkEnd w:id="276"/>
            <w:r>
              <w:rPr>
                <w:sz w:val="20"/>
                <w:szCs w:val="20"/>
              </w:rPr>
              <w:t>0.502*</w:t>
            </w:r>
          </w:p>
        </w:tc>
        <w:tc>
          <w:tcPr>
            <w:tcW w:w="739" w:type="dxa"/>
            <w:shd w:val="clear" w:color="auto" w:fill="FFFFFF"/>
            <w:vAlign w:val="center"/>
          </w:tcPr>
          <w:p w:rsidR="003919F1" w:rsidRDefault="00E836D2" w:rsidP="00D333E7">
            <w:pPr>
              <w:pStyle w:val="TableContents"/>
              <w:spacing w:line="480" w:lineRule="auto"/>
              <w:jc w:val="center"/>
              <w:rPr>
                <w:sz w:val="20"/>
                <w:szCs w:val="20"/>
              </w:rPr>
            </w:pPr>
            <w:bookmarkStart w:id="277" w:name="TBL-4-8-5"/>
            <w:bookmarkEnd w:id="277"/>
            <w:r>
              <w:rPr>
                <w:sz w:val="20"/>
                <w:szCs w:val="20"/>
              </w:rPr>
              <w:t xml:space="preserve">1 </w:t>
            </w:r>
          </w:p>
        </w:tc>
        <w:tc>
          <w:tcPr>
            <w:tcW w:w="679" w:type="dxa"/>
            <w:shd w:val="clear" w:color="auto" w:fill="FFFFFF"/>
            <w:vAlign w:val="center"/>
          </w:tcPr>
          <w:p w:rsidR="003919F1" w:rsidRDefault="003919F1" w:rsidP="00D333E7">
            <w:pPr>
              <w:pStyle w:val="TableContents"/>
              <w:spacing w:line="480" w:lineRule="auto"/>
              <w:rPr>
                <w:sz w:val="20"/>
                <w:szCs w:val="20"/>
              </w:rPr>
            </w:pPr>
            <w:bookmarkStart w:id="278" w:name="TBL-4-8-6"/>
            <w:bookmarkEnd w:id="278"/>
          </w:p>
        </w:tc>
        <w:tc>
          <w:tcPr>
            <w:tcW w:w="681" w:type="dxa"/>
            <w:shd w:val="clear" w:color="auto" w:fill="FFFFFF"/>
            <w:vAlign w:val="center"/>
          </w:tcPr>
          <w:p w:rsidR="003919F1" w:rsidRDefault="003919F1" w:rsidP="00D333E7">
            <w:pPr>
              <w:pStyle w:val="TableContents"/>
              <w:spacing w:line="480" w:lineRule="auto"/>
              <w:rPr>
                <w:sz w:val="20"/>
                <w:szCs w:val="20"/>
              </w:rPr>
            </w:pPr>
            <w:bookmarkStart w:id="279" w:name="TBL-4-8-7"/>
            <w:bookmarkEnd w:id="279"/>
          </w:p>
        </w:tc>
        <w:tc>
          <w:tcPr>
            <w:tcW w:w="677" w:type="dxa"/>
            <w:shd w:val="clear" w:color="auto" w:fill="FFFFFF"/>
            <w:vAlign w:val="center"/>
          </w:tcPr>
          <w:p w:rsidR="003919F1" w:rsidRDefault="003919F1" w:rsidP="00D333E7">
            <w:pPr>
              <w:pStyle w:val="TableContents"/>
              <w:spacing w:line="480" w:lineRule="auto"/>
              <w:rPr>
                <w:sz w:val="20"/>
                <w:szCs w:val="20"/>
              </w:rPr>
            </w:pPr>
            <w:bookmarkStart w:id="280" w:name="TBL-4-8-8"/>
            <w:bookmarkEnd w:id="280"/>
          </w:p>
        </w:tc>
        <w:tc>
          <w:tcPr>
            <w:tcW w:w="534" w:type="dxa"/>
            <w:shd w:val="clear" w:color="auto" w:fill="FFFFFF"/>
            <w:vAlign w:val="center"/>
          </w:tcPr>
          <w:p w:rsidR="003919F1" w:rsidRDefault="003919F1" w:rsidP="00D333E7">
            <w:pPr>
              <w:pStyle w:val="TableContents"/>
              <w:spacing w:line="480" w:lineRule="auto"/>
              <w:rPr>
                <w:sz w:val="20"/>
                <w:szCs w:val="20"/>
              </w:rPr>
            </w:pPr>
            <w:bookmarkStart w:id="281" w:name="TBL-4-9-"/>
            <w:bookmarkStart w:id="282" w:name="TBL-4-9-1"/>
            <w:bookmarkEnd w:id="281"/>
            <w:bookmarkEnd w:id="282"/>
          </w:p>
        </w:tc>
      </w:tr>
      <w:tr w:rsidR="003919F1">
        <w:tc>
          <w:tcPr>
            <w:tcW w:w="753" w:type="dxa"/>
            <w:shd w:val="clear" w:color="auto" w:fill="FFFFFF"/>
            <w:vAlign w:val="center"/>
          </w:tcPr>
          <w:p w:rsidR="003919F1" w:rsidRDefault="00E836D2" w:rsidP="00D333E7">
            <w:pPr>
              <w:pStyle w:val="TableContents"/>
              <w:spacing w:line="480" w:lineRule="auto"/>
              <w:jc w:val="center"/>
              <w:rPr>
                <w:sz w:val="20"/>
                <w:szCs w:val="20"/>
              </w:rPr>
            </w:pPr>
            <w:bookmarkStart w:id="283" w:name="TBL-4-9-2"/>
            <w:bookmarkEnd w:id="283"/>
            <w:r>
              <w:rPr>
                <w:sz w:val="20"/>
                <w:szCs w:val="20"/>
              </w:rPr>
              <w:t xml:space="preserve">NC </w:t>
            </w:r>
          </w:p>
        </w:tc>
        <w:tc>
          <w:tcPr>
            <w:tcW w:w="680" w:type="dxa"/>
            <w:shd w:val="clear" w:color="auto" w:fill="FFFFFF"/>
            <w:vAlign w:val="center"/>
          </w:tcPr>
          <w:p w:rsidR="003919F1" w:rsidRDefault="00E836D2" w:rsidP="00D333E7">
            <w:pPr>
              <w:pStyle w:val="TableContents"/>
              <w:spacing w:line="480" w:lineRule="auto"/>
              <w:jc w:val="center"/>
              <w:rPr>
                <w:sz w:val="20"/>
                <w:szCs w:val="20"/>
              </w:rPr>
            </w:pPr>
            <w:bookmarkStart w:id="284" w:name="TBL-4-9-3"/>
            <w:bookmarkEnd w:id="284"/>
            <w:r>
              <w:rPr>
                <w:sz w:val="20"/>
                <w:szCs w:val="20"/>
              </w:rPr>
              <w:t xml:space="preserve">0.227* </w:t>
            </w:r>
          </w:p>
        </w:tc>
        <w:tc>
          <w:tcPr>
            <w:tcW w:w="561" w:type="dxa"/>
            <w:shd w:val="clear" w:color="auto" w:fill="FFFFFF"/>
            <w:vAlign w:val="center"/>
          </w:tcPr>
          <w:p w:rsidR="003919F1" w:rsidRDefault="00E836D2" w:rsidP="00D333E7">
            <w:pPr>
              <w:pStyle w:val="TableContents"/>
              <w:spacing w:line="480" w:lineRule="auto"/>
              <w:jc w:val="center"/>
              <w:rPr>
                <w:sz w:val="20"/>
                <w:szCs w:val="20"/>
              </w:rPr>
            </w:pPr>
            <w:bookmarkStart w:id="285" w:name="TBL-4-9-4"/>
            <w:bookmarkEnd w:id="285"/>
            <w:r>
              <w:rPr>
                <w:sz w:val="20"/>
                <w:szCs w:val="20"/>
              </w:rPr>
              <w:t>0.396*</w:t>
            </w:r>
          </w:p>
        </w:tc>
        <w:tc>
          <w:tcPr>
            <w:tcW w:w="739" w:type="dxa"/>
            <w:shd w:val="clear" w:color="auto" w:fill="FFFFFF"/>
            <w:vAlign w:val="center"/>
          </w:tcPr>
          <w:p w:rsidR="003919F1" w:rsidRDefault="00E836D2" w:rsidP="00D333E7">
            <w:pPr>
              <w:pStyle w:val="TableContents"/>
              <w:spacing w:line="480" w:lineRule="auto"/>
              <w:jc w:val="center"/>
              <w:rPr>
                <w:sz w:val="20"/>
                <w:szCs w:val="20"/>
              </w:rPr>
            </w:pPr>
            <w:bookmarkStart w:id="286" w:name="TBL-4-9-5"/>
            <w:bookmarkEnd w:id="286"/>
            <w:r>
              <w:rPr>
                <w:sz w:val="20"/>
                <w:szCs w:val="20"/>
              </w:rPr>
              <w:t xml:space="preserve">0.424* </w:t>
            </w:r>
          </w:p>
        </w:tc>
        <w:tc>
          <w:tcPr>
            <w:tcW w:w="679" w:type="dxa"/>
            <w:shd w:val="clear" w:color="auto" w:fill="FFFFFF"/>
            <w:vAlign w:val="center"/>
          </w:tcPr>
          <w:p w:rsidR="003919F1" w:rsidRDefault="00E836D2" w:rsidP="00D333E7">
            <w:pPr>
              <w:pStyle w:val="TableContents"/>
              <w:spacing w:line="480" w:lineRule="auto"/>
              <w:jc w:val="center"/>
              <w:rPr>
                <w:sz w:val="20"/>
                <w:szCs w:val="20"/>
              </w:rPr>
            </w:pPr>
            <w:bookmarkStart w:id="287" w:name="TBL-4-9-6"/>
            <w:bookmarkEnd w:id="287"/>
            <w:r>
              <w:rPr>
                <w:sz w:val="20"/>
                <w:szCs w:val="20"/>
              </w:rPr>
              <w:t xml:space="preserve">1 </w:t>
            </w:r>
          </w:p>
        </w:tc>
        <w:tc>
          <w:tcPr>
            <w:tcW w:w="681" w:type="dxa"/>
            <w:shd w:val="clear" w:color="auto" w:fill="FFFFFF"/>
            <w:vAlign w:val="center"/>
          </w:tcPr>
          <w:p w:rsidR="003919F1" w:rsidRDefault="003919F1" w:rsidP="00D333E7">
            <w:pPr>
              <w:pStyle w:val="TableContents"/>
              <w:spacing w:line="480" w:lineRule="auto"/>
              <w:rPr>
                <w:sz w:val="20"/>
                <w:szCs w:val="20"/>
              </w:rPr>
            </w:pPr>
            <w:bookmarkStart w:id="288" w:name="TBL-4-9-7"/>
            <w:bookmarkEnd w:id="288"/>
          </w:p>
        </w:tc>
        <w:tc>
          <w:tcPr>
            <w:tcW w:w="677" w:type="dxa"/>
            <w:shd w:val="clear" w:color="auto" w:fill="FFFFFF"/>
            <w:vAlign w:val="center"/>
          </w:tcPr>
          <w:p w:rsidR="003919F1" w:rsidRDefault="003919F1" w:rsidP="00D333E7">
            <w:pPr>
              <w:pStyle w:val="TableContents"/>
              <w:spacing w:line="480" w:lineRule="auto"/>
              <w:rPr>
                <w:sz w:val="20"/>
                <w:szCs w:val="20"/>
              </w:rPr>
            </w:pPr>
            <w:bookmarkStart w:id="289" w:name="TBL-4-9-8"/>
            <w:bookmarkEnd w:id="289"/>
          </w:p>
        </w:tc>
        <w:tc>
          <w:tcPr>
            <w:tcW w:w="534" w:type="dxa"/>
            <w:shd w:val="clear" w:color="auto" w:fill="FFFFFF"/>
            <w:vAlign w:val="center"/>
          </w:tcPr>
          <w:p w:rsidR="003919F1" w:rsidRDefault="003919F1" w:rsidP="00D333E7">
            <w:pPr>
              <w:pStyle w:val="TableContents"/>
              <w:spacing w:line="480" w:lineRule="auto"/>
              <w:rPr>
                <w:sz w:val="20"/>
                <w:szCs w:val="20"/>
              </w:rPr>
            </w:pPr>
            <w:bookmarkStart w:id="290" w:name="TBL-4-10-"/>
            <w:bookmarkStart w:id="291" w:name="TBL-4-10-1"/>
            <w:bookmarkEnd w:id="290"/>
            <w:bookmarkEnd w:id="291"/>
          </w:p>
        </w:tc>
      </w:tr>
      <w:tr w:rsidR="003919F1">
        <w:trPr>
          <w:trHeight w:val="790"/>
        </w:trPr>
        <w:tc>
          <w:tcPr>
            <w:tcW w:w="753" w:type="dxa"/>
            <w:shd w:val="clear" w:color="auto" w:fill="FFFFFF"/>
            <w:vAlign w:val="center"/>
          </w:tcPr>
          <w:p w:rsidR="003919F1" w:rsidRDefault="00E836D2" w:rsidP="00D333E7">
            <w:pPr>
              <w:pStyle w:val="TableContents"/>
              <w:spacing w:line="480" w:lineRule="auto"/>
              <w:jc w:val="center"/>
              <w:rPr>
                <w:sz w:val="20"/>
                <w:szCs w:val="20"/>
              </w:rPr>
            </w:pPr>
            <w:bookmarkStart w:id="292" w:name="TBL-4-10-2"/>
            <w:bookmarkEnd w:id="292"/>
            <w:r>
              <w:rPr>
                <w:sz w:val="20"/>
                <w:szCs w:val="20"/>
              </w:rPr>
              <w:t xml:space="preserve">SC </w:t>
            </w:r>
          </w:p>
        </w:tc>
        <w:tc>
          <w:tcPr>
            <w:tcW w:w="680" w:type="dxa"/>
            <w:shd w:val="clear" w:color="auto" w:fill="FFFFFF"/>
            <w:vAlign w:val="center"/>
          </w:tcPr>
          <w:p w:rsidR="003919F1" w:rsidRDefault="00E836D2" w:rsidP="00D333E7">
            <w:pPr>
              <w:pStyle w:val="TableContents"/>
              <w:spacing w:line="480" w:lineRule="auto"/>
              <w:jc w:val="center"/>
              <w:rPr>
                <w:sz w:val="20"/>
                <w:szCs w:val="20"/>
              </w:rPr>
            </w:pPr>
            <w:bookmarkStart w:id="293" w:name="TBL-4-10-3"/>
            <w:bookmarkEnd w:id="293"/>
            <w:r>
              <w:rPr>
                <w:sz w:val="20"/>
                <w:szCs w:val="20"/>
              </w:rPr>
              <w:t>0.118</w:t>
            </w:r>
          </w:p>
        </w:tc>
        <w:tc>
          <w:tcPr>
            <w:tcW w:w="561" w:type="dxa"/>
            <w:shd w:val="clear" w:color="auto" w:fill="FFFFFF"/>
            <w:vAlign w:val="center"/>
          </w:tcPr>
          <w:p w:rsidR="003919F1" w:rsidRDefault="00E836D2" w:rsidP="00D333E7">
            <w:pPr>
              <w:pStyle w:val="TableContents"/>
              <w:spacing w:line="480" w:lineRule="auto"/>
              <w:jc w:val="center"/>
              <w:rPr>
                <w:sz w:val="20"/>
                <w:szCs w:val="20"/>
              </w:rPr>
            </w:pPr>
            <w:bookmarkStart w:id="294" w:name="TBL-4-10-4"/>
            <w:bookmarkEnd w:id="294"/>
            <w:r>
              <w:rPr>
                <w:sz w:val="20"/>
                <w:szCs w:val="20"/>
              </w:rPr>
              <w:t>0.178*</w:t>
            </w:r>
          </w:p>
        </w:tc>
        <w:tc>
          <w:tcPr>
            <w:tcW w:w="739" w:type="dxa"/>
            <w:shd w:val="clear" w:color="auto" w:fill="FFFFFF"/>
            <w:vAlign w:val="center"/>
          </w:tcPr>
          <w:p w:rsidR="003919F1" w:rsidRDefault="00E836D2" w:rsidP="00D333E7">
            <w:pPr>
              <w:pStyle w:val="TableContents"/>
              <w:spacing w:line="480" w:lineRule="auto"/>
              <w:jc w:val="center"/>
              <w:rPr>
                <w:sz w:val="20"/>
                <w:szCs w:val="20"/>
              </w:rPr>
            </w:pPr>
            <w:bookmarkStart w:id="295" w:name="TBL-4-10-5"/>
            <w:bookmarkEnd w:id="295"/>
            <w:r>
              <w:rPr>
                <w:sz w:val="20"/>
                <w:szCs w:val="20"/>
              </w:rPr>
              <w:t xml:space="preserve">0.352* </w:t>
            </w:r>
          </w:p>
        </w:tc>
        <w:tc>
          <w:tcPr>
            <w:tcW w:w="679" w:type="dxa"/>
            <w:shd w:val="clear" w:color="auto" w:fill="FFFFFF"/>
            <w:vAlign w:val="center"/>
          </w:tcPr>
          <w:p w:rsidR="003919F1" w:rsidRDefault="00E836D2" w:rsidP="00D333E7">
            <w:pPr>
              <w:pStyle w:val="TableContents"/>
              <w:spacing w:line="480" w:lineRule="auto"/>
              <w:jc w:val="center"/>
              <w:rPr>
                <w:sz w:val="20"/>
                <w:szCs w:val="20"/>
              </w:rPr>
            </w:pPr>
            <w:bookmarkStart w:id="296" w:name="TBL-4-10-6"/>
            <w:bookmarkEnd w:id="296"/>
            <w:r>
              <w:rPr>
                <w:sz w:val="20"/>
                <w:szCs w:val="20"/>
              </w:rPr>
              <w:t xml:space="preserve">0.581* </w:t>
            </w:r>
          </w:p>
        </w:tc>
        <w:tc>
          <w:tcPr>
            <w:tcW w:w="681" w:type="dxa"/>
            <w:shd w:val="clear" w:color="auto" w:fill="FFFFFF"/>
            <w:vAlign w:val="center"/>
          </w:tcPr>
          <w:p w:rsidR="003919F1" w:rsidRDefault="00E836D2" w:rsidP="00D333E7">
            <w:pPr>
              <w:pStyle w:val="TableContents"/>
              <w:spacing w:line="480" w:lineRule="auto"/>
              <w:jc w:val="center"/>
              <w:rPr>
                <w:sz w:val="20"/>
                <w:szCs w:val="20"/>
              </w:rPr>
            </w:pPr>
            <w:bookmarkStart w:id="297" w:name="TBL-4-10-7"/>
            <w:bookmarkEnd w:id="297"/>
            <w:r>
              <w:rPr>
                <w:sz w:val="20"/>
                <w:szCs w:val="20"/>
              </w:rPr>
              <w:t xml:space="preserve">1 </w:t>
            </w:r>
          </w:p>
        </w:tc>
        <w:tc>
          <w:tcPr>
            <w:tcW w:w="677" w:type="dxa"/>
            <w:shd w:val="clear" w:color="auto" w:fill="FFFFFF"/>
            <w:vAlign w:val="center"/>
          </w:tcPr>
          <w:p w:rsidR="003919F1" w:rsidRDefault="003919F1" w:rsidP="00D333E7">
            <w:pPr>
              <w:pStyle w:val="TableContents"/>
              <w:spacing w:line="480" w:lineRule="auto"/>
              <w:rPr>
                <w:sz w:val="20"/>
                <w:szCs w:val="20"/>
              </w:rPr>
            </w:pPr>
            <w:bookmarkStart w:id="298" w:name="TBL-4-10-8"/>
            <w:bookmarkEnd w:id="298"/>
          </w:p>
        </w:tc>
        <w:tc>
          <w:tcPr>
            <w:tcW w:w="534" w:type="dxa"/>
            <w:shd w:val="clear" w:color="auto" w:fill="FFFFFF"/>
            <w:vAlign w:val="center"/>
          </w:tcPr>
          <w:p w:rsidR="003919F1" w:rsidRDefault="003919F1" w:rsidP="00D333E7">
            <w:pPr>
              <w:pStyle w:val="TableContents"/>
              <w:spacing w:line="480" w:lineRule="auto"/>
              <w:rPr>
                <w:sz w:val="20"/>
                <w:szCs w:val="20"/>
              </w:rPr>
            </w:pPr>
            <w:bookmarkStart w:id="299" w:name="TBL-4-11-"/>
            <w:bookmarkStart w:id="300" w:name="TBL-4-11-1"/>
            <w:bookmarkEnd w:id="299"/>
            <w:bookmarkEnd w:id="300"/>
          </w:p>
        </w:tc>
      </w:tr>
      <w:tr w:rsidR="003919F1">
        <w:tc>
          <w:tcPr>
            <w:tcW w:w="753" w:type="dxa"/>
            <w:shd w:val="clear" w:color="auto" w:fill="FFFFFF"/>
            <w:vAlign w:val="center"/>
          </w:tcPr>
          <w:p w:rsidR="003919F1" w:rsidRDefault="00E836D2" w:rsidP="00D333E7">
            <w:pPr>
              <w:pStyle w:val="TableContents"/>
              <w:spacing w:line="480" w:lineRule="auto"/>
              <w:jc w:val="center"/>
              <w:rPr>
                <w:sz w:val="20"/>
                <w:szCs w:val="20"/>
              </w:rPr>
            </w:pPr>
            <w:bookmarkStart w:id="301" w:name="TBL-4-11-2"/>
            <w:bookmarkEnd w:id="301"/>
            <w:r>
              <w:rPr>
                <w:sz w:val="20"/>
                <w:szCs w:val="20"/>
              </w:rPr>
              <w:t xml:space="preserve">GA </w:t>
            </w:r>
          </w:p>
        </w:tc>
        <w:tc>
          <w:tcPr>
            <w:tcW w:w="680" w:type="dxa"/>
            <w:shd w:val="clear" w:color="auto" w:fill="FFFFFF"/>
            <w:vAlign w:val="center"/>
          </w:tcPr>
          <w:p w:rsidR="003919F1" w:rsidRDefault="00E836D2" w:rsidP="00D333E7">
            <w:pPr>
              <w:pStyle w:val="TableContents"/>
              <w:spacing w:line="480" w:lineRule="auto"/>
              <w:jc w:val="center"/>
              <w:rPr>
                <w:sz w:val="20"/>
                <w:szCs w:val="20"/>
              </w:rPr>
            </w:pPr>
            <w:bookmarkStart w:id="302" w:name="TBL-4-11-3"/>
            <w:bookmarkEnd w:id="302"/>
            <w:r>
              <w:rPr>
                <w:sz w:val="20"/>
                <w:szCs w:val="20"/>
              </w:rPr>
              <w:t>0.079</w:t>
            </w:r>
          </w:p>
        </w:tc>
        <w:tc>
          <w:tcPr>
            <w:tcW w:w="561" w:type="dxa"/>
            <w:shd w:val="clear" w:color="auto" w:fill="FFFFFF"/>
            <w:vAlign w:val="center"/>
          </w:tcPr>
          <w:p w:rsidR="003919F1" w:rsidRDefault="00E836D2" w:rsidP="00D333E7">
            <w:pPr>
              <w:pStyle w:val="TableContents"/>
              <w:spacing w:line="480" w:lineRule="auto"/>
              <w:jc w:val="center"/>
              <w:rPr>
                <w:sz w:val="20"/>
                <w:szCs w:val="20"/>
              </w:rPr>
            </w:pPr>
            <w:bookmarkStart w:id="303" w:name="TBL-4-11-4"/>
            <w:bookmarkEnd w:id="303"/>
            <w:r>
              <w:rPr>
                <w:sz w:val="20"/>
                <w:szCs w:val="20"/>
              </w:rPr>
              <w:t>0.196*</w:t>
            </w:r>
          </w:p>
        </w:tc>
        <w:tc>
          <w:tcPr>
            <w:tcW w:w="739" w:type="dxa"/>
            <w:shd w:val="clear" w:color="auto" w:fill="FFFFFF"/>
            <w:vAlign w:val="center"/>
          </w:tcPr>
          <w:p w:rsidR="003919F1" w:rsidRDefault="00E836D2" w:rsidP="00D333E7">
            <w:pPr>
              <w:pStyle w:val="TableContents"/>
              <w:spacing w:line="480" w:lineRule="auto"/>
              <w:jc w:val="center"/>
              <w:rPr>
                <w:sz w:val="20"/>
                <w:szCs w:val="20"/>
              </w:rPr>
            </w:pPr>
            <w:bookmarkStart w:id="304" w:name="TBL-4-11-5"/>
            <w:bookmarkEnd w:id="304"/>
            <w:r>
              <w:rPr>
                <w:sz w:val="20"/>
                <w:szCs w:val="20"/>
              </w:rPr>
              <w:t xml:space="preserve">0.345* </w:t>
            </w:r>
          </w:p>
        </w:tc>
        <w:tc>
          <w:tcPr>
            <w:tcW w:w="679" w:type="dxa"/>
            <w:shd w:val="clear" w:color="auto" w:fill="FFFFFF"/>
            <w:vAlign w:val="center"/>
          </w:tcPr>
          <w:p w:rsidR="003919F1" w:rsidRDefault="00E836D2" w:rsidP="00D333E7">
            <w:pPr>
              <w:pStyle w:val="TableContents"/>
              <w:spacing w:line="480" w:lineRule="auto"/>
              <w:jc w:val="center"/>
              <w:rPr>
                <w:sz w:val="20"/>
                <w:szCs w:val="20"/>
              </w:rPr>
            </w:pPr>
            <w:bookmarkStart w:id="305" w:name="TBL-4-11-6"/>
            <w:bookmarkEnd w:id="305"/>
            <w:r>
              <w:rPr>
                <w:sz w:val="20"/>
                <w:szCs w:val="20"/>
              </w:rPr>
              <w:t xml:space="preserve">0.474* </w:t>
            </w:r>
          </w:p>
        </w:tc>
        <w:tc>
          <w:tcPr>
            <w:tcW w:w="681" w:type="dxa"/>
            <w:shd w:val="clear" w:color="auto" w:fill="FFFFFF"/>
            <w:vAlign w:val="center"/>
          </w:tcPr>
          <w:p w:rsidR="003919F1" w:rsidRDefault="00E836D2" w:rsidP="00D333E7">
            <w:pPr>
              <w:pStyle w:val="TableContents"/>
              <w:spacing w:line="480" w:lineRule="auto"/>
              <w:jc w:val="center"/>
              <w:rPr>
                <w:sz w:val="20"/>
                <w:szCs w:val="20"/>
              </w:rPr>
            </w:pPr>
            <w:bookmarkStart w:id="306" w:name="TBL-4-11-7"/>
            <w:bookmarkEnd w:id="306"/>
            <w:r>
              <w:rPr>
                <w:sz w:val="20"/>
                <w:szCs w:val="20"/>
              </w:rPr>
              <w:t xml:space="preserve">0.766* </w:t>
            </w:r>
          </w:p>
        </w:tc>
        <w:tc>
          <w:tcPr>
            <w:tcW w:w="677" w:type="dxa"/>
            <w:shd w:val="clear" w:color="auto" w:fill="FFFFFF"/>
            <w:vAlign w:val="center"/>
          </w:tcPr>
          <w:p w:rsidR="003919F1" w:rsidRDefault="00E836D2" w:rsidP="00D333E7">
            <w:pPr>
              <w:pStyle w:val="TableContents"/>
              <w:spacing w:line="480" w:lineRule="auto"/>
              <w:jc w:val="center"/>
              <w:rPr>
                <w:sz w:val="20"/>
                <w:szCs w:val="20"/>
              </w:rPr>
            </w:pPr>
            <w:bookmarkStart w:id="307" w:name="TBL-4-11-8"/>
            <w:bookmarkEnd w:id="307"/>
            <w:r>
              <w:rPr>
                <w:sz w:val="20"/>
                <w:szCs w:val="20"/>
              </w:rPr>
              <w:t xml:space="preserve">1 </w:t>
            </w:r>
          </w:p>
        </w:tc>
        <w:tc>
          <w:tcPr>
            <w:tcW w:w="534" w:type="dxa"/>
            <w:shd w:val="clear" w:color="auto" w:fill="FFFFFF"/>
            <w:vAlign w:val="center"/>
          </w:tcPr>
          <w:p w:rsidR="003919F1" w:rsidRDefault="003919F1" w:rsidP="00D333E7">
            <w:pPr>
              <w:pStyle w:val="TableContents"/>
              <w:spacing w:line="480" w:lineRule="auto"/>
              <w:rPr>
                <w:sz w:val="20"/>
                <w:szCs w:val="20"/>
              </w:rPr>
            </w:pPr>
            <w:bookmarkStart w:id="308" w:name="TBL-4-12-"/>
            <w:bookmarkStart w:id="309" w:name="TBL-4-12-1"/>
            <w:bookmarkEnd w:id="308"/>
            <w:bookmarkEnd w:id="309"/>
          </w:p>
        </w:tc>
      </w:tr>
      <w:tr w:rsidR="003919F1">
        <w:tc>
          <w:tcPr>
            <w:tcW w:w="753" w:type="dxa"/>
            <w:tcBorders>
              <w:bottom w:val="single" w:sz="18" w:space="0" w:color="00000A"/>
            </w:tcBorders>
            <w:shd w:val="clear" w:color="auto" w:fill="FFFFFF"/>
            <w:vAlign w:val="center"/>
          </w:tcPr>
          <w:p w:rsidR="003919F1" w:rsidRDefault="00E836D2" w:rsidP="00D333E7">
            <w:pPr>
              <w:pStyle w:val="TableContents"/>
              <w:spacing w:line="480" w:lineRule="auto"/>
              <w:jc w:val="center"/>
            </w:pPr>
            <w:bookmarkStart w:id="310" w:name="TBL-4-12-2"/>
            <w:bookmarkEnd w:id="310"/>
            <w:r>
              <w:rPr>
                <w:sz w:val="20"/>
                <w:szCs w:val="20"/>
              </w:rPr>
              <w:t>MP</w:t>
            </w:r>
            <w:r>
              <w:rPr>
                <w:sz w:val="20"/>
                <w:szCs w:val="20"/>
                <w:vertAlign w:val="superscript"/>
              </w:rPr>
              <w:t>A</w:t>
            </w:r>
            <w:r>
              <w:rPr>
                <w:sz w:val="20"/>
                <w:szCs w:val="20"/>
              </w:rPr>
              <w:t xml:space="preserve"> </w:t>
            </w:r>
          </w:p>
        </w:tc>
        <w:tc>
          <w:tcPr>
            <w:tcW w:w="680"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1" w:name="TBL-4-12-3"/>
            <w:bookmarkEnd w:id="311"/>
            <w:r>
              <w:rPr>
                <w:sz w:val="20"/>
                <w:szCs w:val="20"/>
              </w:rPr>
              <w:t xml:space="preserve">0.378* </w:t>
            </w:r>
          </w:p>
        </w:tc>
        <w:tc>
          <w:tcPr>
            <w:tcW w:w="561"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2" w:name="TBL-4-12-4"/>
            <w:bookmarkEnd w:id="312"/>
            <w:r>
              <w:rPr>
                <w:sz w:val="20"/>
                <w:szCs w:val="20"/>
              </w:rPr>
              <w:t>0.288*</w:t>
            </w:r>
          </w:p>
        </w:tc>
        <w:tc>
          <w:tcPr>
            <w:tcW w:w="73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3" w:name="TBL-4-12-5"/>
            <w:bookmarkEnd w:id="313"/>
            <w:r>
              <w:rPr>
                <w:sz w:val="20"/>
                <w:szCs w:val="20"/>
              </w:rPr>
              <w:t xml:space="preserve">0.499* </w:t>
            </w:r>
          </w:p>
        </w:tc>
        <w:tc>
          <w:tcPr>
            <w:tcW w:w="679"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4" w:name="TBL-4-12-6"/>
            <w:bookmarkEnd w:id="314"/>
            <w:r>
              <w:rPr>
                <w:sz w:val="20"/>
                <w:szCs w:val="20"/>
              </w:rPr>
              <w:t>0.132</w:t>
            </w:r>
          </w:p>
        </w:tc>
        <w:tc>
          <w:tcPr>
            <w:tcW w:w="681"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5" w:name="TBL-4-12-7"/>
            <w:bookmarkEnd w:id="315"/>
            <w:r>
              <w:rPr>
                <w:sz w:val="20"/>
                <w:szCs w:val="20"/>
              </w:rPr>
              <w:t>0.090</w:t>
            </w:r>
          </w:p>
        </w:tc>
        <w:tc>
          <w:tcPr>
            <w:tcW w:w="677"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6" w:name="TBL-4-12-8"/>
            <w:bookmarkEnd w:id="316"/>
            <w:r>
              <w:rPr>
                <w:sz w:val="20"/>
                <w:szCs w:val="20"/>
              </w:rPr>
              <w:t>0.109</w:t>
            </w:r>
          </w:p>
        </w:tc>
        <w:tc>
          <w:tcPr>
            <w:tcW w:w="534" w:type="dxa"/>
            <w:tcBorders>
              <w:bottom w:val="single" w:sz="18" w:space="0" w:color="00000A"/>
            </w:tcBorders>
            <w:shd w:val="clear" w:color="auto" w:fill="FFFFFF"/>
            <w:vAlign w:val="center"/>
          </w:tcPr>
          <w:p w:rsidR="003919F1" w:rsidRDefault="00E836D2" w:rsidP="00D333E7">
            <w:pPr>
              <w:pStyle w:val="TableContents"/>
              <w:spacing w:line="480" w:lineRule="auto"/>
              <w:jc w:val="center"/>
              <w:rPr>
                <w:sz w:val="20"/>
                <w:szCs w:val="20"/>
              </w:rPr>
            </w:pPr>
            <w:bookmarkStart w:id="317" w:name="TBL-4-13-"/>
            <w:bookmarkStart w:id="318" w:name="TBL-4-13-1"/>
            <w:bookmarkEnd w:id="317"/>
            <w:bookmarkEnd w:id="318"/>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rsidP="00D333E7">
            <w:pPr>
              <w:pStyle w:val="TableContents"/>
              <w:spacing w:line="480" w:lineRule="auto"/>
              <w:rPr>
                <w:sz w:val="4"/>
                <w:szCs w:val="4"/>
              </w:rPr>
            </w:pPr>
          </w:p>
        </w:tc>
        <w:tc>
          <w:tcPr>
            <w:tcW w:w="4551" w:type="dxa"/>
            <w:gridSpan w:val="7"/>
            <w:tcBorders>
              <w:top w:val="single" w:sz="18" w:space="0" w:color="00000A"/>
            </w:tcBorders>
            <w:shd w:val="clear" w:color="auto" w:fill="FFFFFF"/>
          </w:tcPr>
          <w:p w:rsidR="003919F1" w:rsidRDefault="003919F1" w:rsidP="00D333E7">
            <w:pPr>
              <w:pStyle w:val="TableContents"/>
              <w:spacing w:line="480" w:lineRule="auto"/>
              <w:rPr>
                <w:sz w:val="4"/>
                <w:szCs w:val="4"/>
              </w:rPr>
            </w:pPr>
          </w:p>
        </w:tc>
      </w:tr>
    </w:tbl>
    <w:p w:rsidR="003919F1" w:rsidRDefault="003919F1" w:rsidP="00D333E7">
      <w:pPr>
        <w:pStyle w:val="TextBodynoindent"/>
        <w:spacing w:after="0" w:line="480" w:lineRule="auto"/>
      </w:pPr>
    </w:p>
    <w:p w:rsidR="003919F1" w:rsidRDefault="00E836D2" w:rsidP="00D333E7">
      <w:pPr>
        <w:pStyle w:val="TextBodynoindent"/>
        <w:spacing w:after="0" w:line="480" w:lineRule="auto"/>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rsidP="00D333E7">
      <w:pPr>
        <w:pStyle w:val="TextBodynoindent"/>
        <w:spacing w:after="0" w:line="480" w:lineRule="auto"/>
      </w:pPr>
      <w:r>
        <w:rPr>
          <w:vertAlign w:val="superscript"/>
        </w:rPr>
        <w:t>A</w:t>
      </w:r>
      <w:r>
        <w:t xml:space="preserve"> Reconstruction covers only the period 1764 - 1966. </w:t>
      </w:r>
    </w:p>
    <w:p w:rsidR="003919F1" w:rsidRDefault="003919F1" w:rsidP="00D333E7">
      <w:pPr>
        <w:spacing w:line="480" w:lineRule="auto"/>
        <w:rPr>
          <w:sz w:val="12"/>
        </w:rPr>
      </w:pPr>
    </w:p>
    <w:p w:rsidR="003919F1" w:rsidRPr="00F64240" w:rsidRDefault="00E836D2" w:rsidP="00D333E7">
      <w:pPr>
        <w:widowControl/>
        <w:suppressAutoHyphens w:val="0"/>
        <w:spacing w:line="480" w:lineRule="auto"/>
        <w:rPr>
          <w:sz w:val="12"/>
        </w:rPr>
      </w:pPr>
      <w:r>
        <w:br w:type="page"/>
      </w:r>
    </w:p>
    <w:p w:rsidR="003919F1" w:rsidRDefault="00E836D2" w:rsidP="00D333E7">
      <w:pPr>
        <w:pStyle w:val="TextBodynoindent"/>
        <w:spacing w:after="0" w:line="480" w:lineRule="auto"/>
      </w:pPr>
      <w:r>
        <w:lastRenderedPageBreak/>
        <w:t xml:space="preserve"> </w:t>
      </w:r>
      <w:r>
        <w:rPr>
          <w:noProof/>
          <w:lang w:eastAsia="en-US" w:bidi="ar-SA"/>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9" cstate="print"/>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lastRenderedPageBreak/>
        <w:t>Figure 1: Regional chronology sample locations.</w:t>
      </w:r>
    </w:p>
    <w:p w:rsidR="003919F1" w:rsidRDefault="00E836D2" w:rsidP="00D333E7">
      <w:pPr>
        <w:pStyle w:val="TextBodynoindent"/>
        <w:spacing w:after="0" w:line="480" w:lineRule="auto"/>
      </w:pPr>
      <w:r>
        <w:rPr>
          <w:noProof/>
          <w:lang w:eastAsia="en-US" w:bidi="ar-SA"/>
        </w:rPr>
        <w:drawing>
          <wp:anchor distT="0" distB="0" distL="0" distR="0" simplePos="0" relativeHeight="251654144"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0" cstate="print"/>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Figure 2: The five chronologies used in PCA</w:t>
      </w:r>
      <w:r>
        <w:rPr>
          <w:vertAlign w:val="subscript"/>
        </w:rPr>
        <w:t>1850</w:t>
      </w:r>
      <w:r>
        <w:t>. The top panel shows the chronology built from the sample data at Brush Mountain (BM), while the others are the regional chronologies from Lynn Hollow (LH), Watchdog Mountain (WD), Craig Creek (CC), and Otter Creek (OC)</w:t>
      </w:r>
      <w:commentRangeStart w:id="319"/>
      <w:r>
        <w:t>.</w:t>
      </w:r>
      <w:ins w:id="320" w:author="Shelly Griffin" w:date="2014-10-15T20:56:00Z">
        <w:r w:rsidR="00D94595">
          <w:t xml:space="preserve"> </w:t>
        </w:r>
        <w:commentRangeEnd w:id="319"/>
        <w:r w:rsidR="00D94595">
          <w:rPr>
            <w:rStyle w:val="CommentReference"/>
          </w:rPr>
          <w:commentReference w:id="319"/>
        </w:r>
      </w:ins>
      <w:r>
        <w:br w:type="page"/>
      </w:r>
    </w:p>
    <w:p w:rsidR="003919F1" w:rsidRDefault="00E836D2" w:rsidP="00D333E7">
      <w:pPr>
        <w:pStyle w:val="TextBodynoindent"/>
        <w:spacing w:line="480" w:lineRule="auto"/>
      </w:pPr>
      <w:r>
        <w:rPr>
          <w:noProof/>
          <w:lang w:eastAsia="en-US" w:bidi="ar-SA"/>
        </w:rPr>
        <w:lastRenderedPageBreak/>
        <w:drawing>
          <wp:anchor distT="0" distB="0" distL="0" distR="0" simplePos="0" relativeHeight="251656192"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 cstate="print"/>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Figure 4: Correlation between the BM and SWV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(Center) average PDSI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rsidP="00D333E7">
      <w:pPr>
        <w:pStyle w:val="TextBodynoindent"/>
        <w:spacing w:line="480" w:lineRule="auto"/>
      </w:pPr>
    </w:p>
    <w:p w:rsidR="003919F1" w:rsidRDefault="00E836D2" w:rsidP="00D333E7">
      <w:pPr>
        <w:pStyle w:val="TextBodynoindent"/>
        <w:spacing w:after="0" w:line="480" w:lineRule="auto"/>
      </w:pPr>
      <w:r>
        <w:t xml:space="preserve"> </w:t>
      </w:r>
      <w:r>
        <w:br w:type="page"/>
      </w:r>
    </w:p>
    <w:p w:rsidR="003919F1" w:rsidRDefault="003919F1" w:rsidP="00D333E7">
      <w:pPr>
        <w:pStyle w:val="TextBodynoindent"/>
        <w:spacing w:after="0" w:line="480" w:lineRule="auto"/>
      </w:pPr>
    </w:p>
    <w:p w:rsidR="003919F1" w:rsidRDefault="00E836D2" w:rsidP="00D333E7">
      <w:pPr>
        <w:pStyle w:val="TextBodynoindent"/>
        <w:spacing w:line="480" w:lineRule="auto"/>
      </w:pPr>
      <w:r>
        <w:rPr>
          <w:noProof/>
          <w:lang w:eastAsia="en-US" w:bidi="ar-SA"/>
        </w:rPr>
        <w:drawing>
          <wp:anchor distT="0" distB="0" distL="0" distR="0" simplePos="0" relativeHeight="251657216"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cstate="print"/>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Figure 3: Correlation map (1901-1981) between the SWV chronology and gridded average May-June precipitation (CRUTS3.10). Stars indicate the PCA</w:t>
      </w:r>
      <w:r>
        <w:rPr>
          <w:vertAlign w:val="subscript"/>
        </w:rPr>
        <w:t>1850</w:t>
      </w:r>
      <w:r>
        <w:t xml:space="preserve"> tree-ring site locations.</w:t>
      </w:r>
    </w:p>
    <w:p w:rsidR="003919F1" w:rsidRDefault="00E836D2" w:rsidP="00D333E7">
      <w:pPr>
        <w:pStyle w:val="TextBodynoindent"/>
        <w:spacing w:after="0" w:line="480" w:lineRule="auto"/>
      </w:pPr>
      <w:r>
        <w:t xml:space="preserve"> </w:t>
      </w:r>
      <w:r>
        <w:br w:type="page"/>
      </w:r>
    </w:p>
    <w:p w:rsidR="003919F1" w:rsidRDefault="00E836D2" w:rsidP="00D333E7">
      <w:pPr>
        <w:pStyle w:val="TextBodynoindent"/>
        <w:spacing w:after="0" w:line="480" w:lineRule="auto"/>
      </w:pPr>
      <w:r>
        <w:rPr>
          <w:noProof/>
          <w:lang w:eastAsia="en-US"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 cstate="print"/>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rsidP="00D333E7">
      <w:pPr>
        <w:pStyle w:val="TextBodynoindent"/>
        <w:spacing w:line="480" w:lineRule="auto"/>
      </w:pPr>
    </w:p>
    <w:p w:rsidR="003919F1" w:rsidRDefault="003919F1" w:rsidP="00D333E7">
      <w:pPr>
        <w:pStyle w:val="TextBodynoindent"/>
        <w:spacing w:line="480" w:lineRule="auto"/>
      </w:pPr>
    </w:p>
    <w:p w:rsidR="003919F1" w:rsidRDefault="00E836D2" w:rsidP="00D333E7">
      <w:pPr>
        <w:pStyle w:val="TextBodynoindent"/>
        <w:spacing w:after="0" w:line="480" w:lineRule="auto"/>
      </w:pPr>
      <w:r>
        <w:lastRenderedPageBreak/>
        <w:t xml:space="preserve"> </w:t>
      </w:r>
      <w:r>
        <w:br w:type="page"/>
      </w:r>
    </w:p>
    <w:p w:rsidR="003919F1" w:rsidRDefault="00E836D2" w:rsidP="00D333E7">
      <w:pPr>
        <w:pStyle w:val="TextBodynoindent"/>
        <w:spacing w:after="0" w:line="480" w:lineRule="auto"/>
      </w:pPr>
      <w:r>
        <w:rPr>
          <w:noProof/>
          <w:lang w:eastAsia="en-US" w:bidi="ar-SA"/>
        </w:rPr>
        <w:lastRenderedPageBreak/>
        <w:drawing>
          <wp:anchor distT="0" distB="0" distL="0" distR="0" simplePos="0" relativeHeight="251655168"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4" cstate="print"/>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 xml:space="preserve">Figure 6: </w:t>
      </w:r>
      <w:proofErr w:type="spellStart"/>
      <w:r>
        <w:t>Periodogram</w:t>
      </w:r>
      <w:proofErr w:type="spellEnd"/>
      <w:r>
        <w:t xml:space="preserve"> of the SWV reconstruction showing spectral power peaks at approximately 11, 17, and 24 years.</w:t>
      </w:r>
    </w:p>
    <w:p w:rsidR="003919F1" w:rsidRDefault="003919F1" w:rsidP="00D333E7">
      <w:pPr>
        <w:pStyle w:val="TextBodynoindent"/>
        <w:spacing w:line="480" w:lineRule="auto"/>
      </w:pPr>
    </w:p>
    <w:p w:rsidR="003919F1" w:rsidRDefault="00E836D2" w:rsidP="00D333E7">
      <w:pPr>
        <w:pStyle w:val="TextBodynoindent"/>
        <w:spacing w:after="0" w:line="480" w:lineRule="auto"/>
      </w:pPr>
      <w:r>
        <w:t xml:space="preserve"> </w:t>
      </w:r>
    </w:p>
    <w:p w:rsidR="003919F1" w:rsidRDefault="00E836D2" w:rsidP="00D333E7">
      <w:pPr>
        <w:pStyle w:val="TextBodynoindent"/>
        <w:spacing w:line="480" w:lineRule="auto"/>
      </w:pPr>
      <w:r>
        <w:br w:type="page"/>
      </w:r>
    </w:p>
    <w:p w:rsidR="003919F1" w:rsidRDefault="003919F1" w:rsidP="00D333E7">
      <w:pPr>
        <w:pStyle w:val="TextBodynoindent"/>
        <w:spacing w:line="480" w:lineRule="auto"/>
      </w:pPr>
    </w:p>
    <w:p w:rsidR="003919F1" w:rsidRDefault="00E836D2" w:rsidP="00D333E7">
      <w:pPr>
        <w:pStyle w:val="TextBodynoindent"/>
        <w:spacing w:line="480" w:lineRule="auto"/>
      </w:pPr>
      <w:r>
        <w:rPr>
          <w:noProof/>
          <w:lang w:eastAsia="en-US" w:bidi="ar-SA"/>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5" cstate="print"/>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rsidP="00D333E7">
      <w:pPr>
        <w:pStyle w:val="TextBodynoindent"/>
        <w:spacing w:line="480" w:lineRule="auto"/>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rsidP="00D333E7">
      <w:pPr>
        <w:pStyle w:val="Heading3"/>
        <w:spacing w:line="480" w:lineRule="auto"/>
      </w:pPr>
    </w:p>
    <w:p w:rsidR="00F64240" w:rsidRDefault="00F64240" w:rsidP="00D333E7">
      <w:pPr>
        <w:widowControl/>
        <w:suppressAutoHyphens w:val="0"/>
        <w:spacing w:line="480" w:lineRule="auto"/>
        <w:rPr>
          <w:b/>
          <w:bCs/>
          <w:color w:val="808080"/>
          <w:sz w:val="28"/>
          <w:szCs w:val="28"/>
        </w:rPr>
      </w:pPr>
      <w:r>
        <w:br w:type="page"/>
      </w:r>
    </w:p>
    <w:p w:rsidR="003919F1" w:rsidRDefault="00E836D2" w:rsidP="00D333E7">
      <w:pPr>
        <w:pStyle w:val="Heading3"/>
      </w:pPr>
      <w:r>
        <w:lastRenderedPageBreak/>
        <w:t>References</w:t>
      </w:r>
    </w:p>
    <w:p w:rsidR="00A54A87" w:rsidRDefault="00A54A87" w:rsidP="00D333E7">
      <w:pPr>
        <w:pStyle w:val="TextBodybibitem"/>
        <w:spacing w:line="240" w:lineRule="auto"/>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EA</w:t>
      </w:r>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D333E7">
      <w:pPr>
        <w:pStyle w:val="TextBodybibitem"/>
        <w:spacing w:line="240" w:lineRule="auto"/>
      </w:pPr>
      <w:proofErr w:type="spellStart"/>
      <w:r>
        <w:t>Beniston</w:t>
      </w:r>
      <w:proofErr w:type="spellEnd"/>
      <w:r>
        <w:t xml:space="preserve"> M, Diaz HF, Bradley RS (1997) Climatic change at high elevation sites: an overview. </w:t>
      </w:r>
      <w:r>
        <w:rPr>
          <w:i/>
        </w:rPr>
        <w:t>Climatic Change</w:t>
      </w:r>
      <w:r>
        <w:t xml:space="preserve"> 36(3):233–251</w:t>
      </w:r>
    </w:p>
    <w:p w:rsidR="004507CD" w:rsidRDefault="004507CD" w:rsidP="00D333E7">
      <w:pPr>
        <w:pStyle w:val="TextBodybibitem"/>
        <w:spacing w:line="240" w:lineRule="auto"/>
      </w:pPr>
      <w:proofErr w:type="spellStart"/>
      <w:proofErr w:type="gram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w:t>
      </w:r>
      <w:proofErr w:type="gramEnd"/>
      <w:r>
        <w:t xml:space="preserve"> </w:t>
      </w:r>
      <w:r>
        <w:rPr>
          <w:i/>
        </w:rPr>
        <w:t>Tree Physiology</w:t>
      </w:r>
      <w:r w:rsidR="009A0F37">
        <w:t xml:space="preserve"> 27(5):689–702</w:t>
      </w:r>
    </w:p>
    <w:p w:rsidR="009A0F37" w:rsidRDefault="009A0F37" w:rsidP="00D333E7">
      <w:pPr>
        <w:pStyle w:val="TextBodybibitem"/>
        <w:spacing w:line="240" w:lineRule="auto"/>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rsidR="009A0F37" w:rsidRDefault="009A0F37" w:rsidP="00D333E7">
      <w:pPr>
        <w:pStyle w:val="TextBodybibitem"/>
        <w:spacing w:line="240" w:lineRule="auto"/>
      </w:pPr>
      <w:r>
        <w:t xml:space="preserve">Cook ER (1987) </w:t>
      </w:r>
      <w:proofErr w:type="gramStart"/>
      <w:r>
        <w:t>The</w:t>
      </w:r>
      <w:proofErr w:type="gramEnd"/>
      <w:r>
        <w:t xml:space="preserve"> decomposition of tree-ring series for environmental studies. </w:t>
      </w:r>
      <w:r>
        <w:rPr>
          <w:i/>
        </w:rPr>
        <w:t>Tree-Ring</w:t>
      </w:r>
      <w:r>
        <w:t xml:space="preserve"> </w:t>
      </w:r>
      <w:r>
        <w:rPr>
          <w:i/>
        </w:rPr>
        <w:t>Bulletin</w:t>
      </w:r>
      <w:r>
        <w:t xml:space="preserve"> 47:37–59 </w:t>
      </w:r>
    </w:p>
    <w:p w:rsidR="009A0F37" w:rsidRPr="004507CD" w:rsidRDefault="009A0F37" w:rsidP="00D333E7">
      <w:pPr>
        <w:pStyle w:val="TextBodybibitem"/>
        <w:spacing w:line="240" w:lineRule="auto"/>
      </w:pPr>
      <w:r>
        <w:t xml:space="preserve">Cook ER (1985) </w:t>
      </w:r>
      <w:proofErr w:type="gramStart"/>
      <w:r>
        <w:t>A</w:t>
      </w:r>
      <w:proofErr w:type="gramEnd"/>
      <w:r>
        <w:t xml:space="preserve"> time series analysis approach to tree ring standardization. PhD dissertation, The University of Arizona, AZ </w:t>
      </w:r>
    </w:p>
    <w:p w:rsidR="00851945" w:rsidRDefault="00851945" w:rsidP="00D333E7">
      <w:pPr>
        <w:pStyle w:val="TextBody"/>
        <w:spacing w:line="240" w:lineRule="auto"/>
      </w:pPr>
      <w:r>
        <w:t xml:space="preserve">Cook ER, Woodhouse CA, </w:t>
      </w:r>
      <w:proofErr w:type="spellStart"/>
      <w:r>
        <w:t>Eakin</w:t>
      </w:r>
      <w:proofErr w:type="spellEnd"/>
      <w:r>
        <w:t xml:space="preserve"> CM, </w:t>
      </w:r>
      <w:proofErr w:type="spellStart"/>
      <w:r>
        <w:t>Meko</w:t>
      </w:r>
      <w:proofErr w:type="spellEnd"/>
      <w:r>
        <w:t xml:space="preserve"> DM, </w:t>
      </w:r>
      <w:proofErr w:type="spellStart"/>
      <w:r>
        <w:t>Stahle</w:t>
      </w:r>
      <w:proofErr w:type="spellEnd"/>
      <w:r>
        <w:t xml:space="preserve"> DW (2004) Long-term aridity changes in the western United States. </w:t>
      </w:r>
      <w:r>
        <w:rPr>
          <w:i/>
        </w:rPr>
        <w:t>Science</w:t>
      </w:r>
      <w:r w:rsidR="00953630">
        <w:t xml:space="preserve"> 306(5698):1015–1018</w:t>
      </w:r>
    </w:p>
    <w:p w:rsidR="004507CD" w:rsidRDefault="004507CD" w:rsidP="00D333E7">
      <w:pPr>
        <w:pStyle w:val="TextBodybibitem"/>
        <w:spacing w:line="240" w:lineRule="auto"/>
      </w:pPr>
      <w:r>
        <w:t>Cook</w:t>
      </w:r>
      <w:r w:rsidR="00953630">
        <w:t xml:space="preserve"> ER</w:t>
      </w:r>
      <w:r>
        <w:t xml:space="preserve">, </w:t>
      </w:r>
      <w:proofErr w:type="spellStart"/>
      <w:r>
        <w:t>Meko</w:t>
      </w:r>
      <w:proofErr w:type="spellEnd"/>
      <w:r w:rsidR="00953630">
        <w:t xml:space="preserve"> DM</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D333E7">
      <w:pPr>
        <w:pStyle w:val="TextBodybibitem"/>
        <w:spacing w:line="240" w:lineRule="auto"/>
      </w:pPr>
      <w:proofErr w:type="gramStart"/>
      <w:r>
        <w:t>Cook</w:t>
      </w:r>
      <w:r w:rsidR="00953630">
        <w:t xml:space="preserve"> ER,</w:t>
      </w:r>
      <w:r>
        <w:t xml:space="preserve"> Peters</w:t>
      </w:r>
      <w:r w:rsidR="00953630">
        <w:t xml:space="preserve"> K (1997)</w:t>
      </w:r>
      <w:r>
        <w:t xml:space="preserve"> Calculating unbiased tree-ring indices for the study of climatic and environmental change.</w:t>
      </w:r>
      <w:proofErr w:type="gramEnd"/>
      <w:r>
        <w:t xml:space="preserve"> </w:t>
      </w:r>
      <w:r>
        <w:rPr>
          <w:i/>
        </w:rPr>
        <w:t>The Holocene</w:t>
      </w:r>
      <w:r>
        <w:t xml:space="preserve"> 7(3):361–370 </w:t>
      </w:r>
    </w:p>
    <w:p w:rsidR="00A54A87" w:rsidRDefault="00A54A87" w:rsidP="00D333E7">
      <w:pPr>
        <w:pStyle w:val="TextBodybibitem"/>
        <w:spacing w:line="240" w:lineRule="auto"/>
      </w:pPr>
      <w:r>
        <w:t xml:space="preserve">Cook </w:t>
      </w:r>
      <w:r w:rsidR="00953630">
        <w:t xml:space="preserve">ER, </w:t>
      </w:r>
      <w:r>
        <w:t>Peters</w:t>
      </w:r>
      <w:r w:rsidR="00953630">
        <w:t xml:space="preserve"> K (1981)</w:t>
      </w:r>
      <w:r>
        <w:t xml:space="preserve"> </w:t>
      </w:r>
      <w:proofErr w:type="gramStart"/>
      <w:r>
        <w:t>The</w:t>
      </w:r>
      <w:proofErr w:type="gramEnd"/>
      <w:r>
        <w:t xml:space="preserv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rsidR="00A54A87" w:rsidRDefault="00A54A87" w:rsidP="00D333E7">
      <w:pPr>
        <w:pStyle w:val="TextBodybibitem"/>
        <w:spacing w:line="240" w:lineRule="auto"/>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DW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D333E7">
      <w:pPr>
        <w:pStyle w:val="TextBodybibitem"/>
        <w:spacing w:line="240" w:lineRule="auto"/>
      </w:pPr>
      <w:r>
        <w:t>Cook</w:t>
      </w:r>
      <w:r w:rsidR="00953630">
        <w:t xml:space="preserve"> ER</w:t>
      </w:r>
      <w:r>
        <w:t xml:space="preserve">, </w:t>
      </w:r>
      <w:proofErr w:type="spellStart"/>
      <w:r>
        <w:t>Meko</w:t>
      </w:r>
      <w:proofErr w:type="spellEnd"/>
      <w:r w:rsidR="00953630">
        <w:t xml:space="preserve"> DM</w:t>
      </w:r>
      <w:r>
        <w:t>, Stockton</w:t>
      </w:r>
      <w:r w:rsidR="00953630">
        <w:t xml:space="preserve"> CW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rsidR="009A0F37" w:rsidRPr="005021C4" w:rsidRDefault="009A0F37" w:rsidP="00D333E7">
      <w:pPr>
        <w:pStyle w:val="TextBodybibitem"/>
        <w:spacing w:line="240" w:lineRule="auto"/>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proofErr w:type="gramStart"/>
      <w:r>
        <w:t>eds</w:t>
      </w:r>
      <w:proofErr w:type="spellEnd"/>
      <w:proofErr w:type="gramEnd"/>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D333E7">
      <w:pPr>
        <w:pStyle w:val="TextBodybibitem"/>
        <w:spacing w:line="240" w:lineRule="auto"/>
      </w:pPr>
      <w:bookmarkStart w:id="321" w:name="Xwigley1984average"/>
      <w:bookmarkStart w:id="322" w:name="Xjacoby1989reconstructed"/>
      <w:bookmarkStart w:id="323" w:name="Xcook1994spatial"/>
      <w:bookmarkEnd w:id="321"/>
      <w:bookmarkEnd w:id="322"/>
      <w:bookmarkEnd w:id="323"/>
      <w:r>
        <w:t xml:space="preserve"> Cook ER, </w:t>
      </w:r>
      <w:proofErr w:type="spellStart"/>
      <w:r w:rsidR="009A0F37">
        <w:t>Briffa</w:t>
      </w:r>
      <w:proofErr w:type="spellEnd"/>
      <w:r>
        <w:t xml:space="preserve"> HR</w:t>
      </w:r>
      <w:r w:rsidR="009A0F37">
        <w:t>, Jones</w:t>
      </w:r>
      <w:r>
        <w:t xml:space="preserve"> PD (1994)</w:t>
      </w:r>
      <w:r w:rsidR="009A0F37">
        <w:t xml:space="preserve"> </w:t>
      </w:r>
      <w:proofErr w:type="gramStart"/>
      <w:r w:rsidR="009A0F37">
        <w:t>Spatial</w:t>
      </w:r>
      <w:proofErr w:type="gramEnd"/>
      <w:r w:rsidR="009A0F37">
        <w:t xml:space="preserve">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D333E7">
      <w:pPr>
        <w:pStyle w:val="TextBodybibitem"/>
        <w:spacing w:line="240" w:lineRule="auto"/>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rsidR="009A0F37" w:rsidRDefault="009A0F37" w:rsidP="00D333E7">
      <w:pPr>
        <w:pStyle w:val="TextBodybibitem"/>
        <w:spacing w:line="240" w:lineRule="auto"/>
      </w:pPr>
      <w:proofErr w:type="spellStart"/>
      <w:r>
        <w:lastRenderedPageBreak/>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DW</w:t>
      </w:r>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HH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D333E7">
      <w:pPr>
        <w:pStyle w:val="TextBodybibitem"/>
        <w:spacing w:line="240" w:lineRule="auto"/>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D333E7">
      <w:pPr>
        <w:pStyle w:val="TextBodybibitem"/>
        <w:spacing w:line="240" w:lineRule="auto"/>
      </w:pPr>
      <w:proofErr w:type="spellStart"/>
      <w:proofErr w:type="gramStart"/>
      <w:r>
        <w:t>Fye</w:t>
      </w:r>
      <w:proofErr w:type="spellEnd"/>
      <w:r w:rsidR="00953630">
        <w:t xml:space="preserve"> FK</w:t>
      </w:r>
      <w:r>
        <w:t xml:space="preserve">, </w:t>
      </w:r>
      <w:proofErr w:type="spellStart"/>
      <w:r>
        <w:t>Stahle</w:t>
      </w:r>
      <w:proofErr w:type="spellEnd"/>
      <w:r w:rsidR="00953630">
        <w:t xml:space="preserve"> DW</w:t>
      </w:r>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tates.</w:t>
      </w:r>
      <w:proofErr w:type="gramEnd"/>
      <w:r>
        <w:t xml:space="preserve"> </w:t>
      </w:r>
      <w:r>
        <w:rPr>
          <w:i/>
        </w:rPr>
        <w:t>Bulletin of the American</w:t>
      </w:r>
      <w:r>
        <w:t xml:space="preserve"> </w:t>
      </w:r>
      <w:r>
        <w:rPr>
          <w:i/>
        </w:rPr>
        <w:t>Meteorological Society</w:t>
      </w:r>
      <w:r>
        <w:t xml:space="preserve"> 84(7):901–909 </w:t>
      </w:r>
    </w:p>
    <w:p w:rsidR="00A54A87" w:rsidRDefault="00953630" w:rsidP="00D333E7">
      <w:pPr>
        <w:pStyle w:val="TextBodybibitem"/>
        <w:spacing w:line="240" w:lineRule="auto"/>
      </w:pPr>
      <w:r>
        <w:t xml:space="preserve">Hancock DJ, </w:t>
      </w:r>
      <w:proofErr w:type="spellStart"/>
      <w:r w:rsidR="00A54A87">
        <w:t>Yarger</w:t>
      </w:r>
      <w:proofErr w:type="spellEnd"/>
      <w:r>
        <w:t xml:space="preserve"> DN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D333E7">
      <w:pPr>
        <w:pStyle w:val="TextBodybibitem"/>
        <w:spacing w:line="240" w:lineRule="auto"/>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Academic Press Inc, London, UK</w:t>
      </w:r>
    </w:p>
    <w:p w:rsidR="009A0F37" w:rsidRDefault="009A0F37" w:rsidP="00D333E7">
      <w:pPr>
        <w:pStyle w:val="TextBodybibitem"/>
        <w:spacing w:line="240" w:lineRule="auto"/>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D333E7">
      <w:pPr>
        <w:pStyle w:val="TextBodybibitem"/>
        <w:spacing w:line="240" w:lineRule="auto"/>
      </w:pPr>
      <w:r>
        <w:t xml:space="preserve">Harris I, </w:t>
      </w:r>
      <w:r w:rsidR="00A54A87">
        <w:t>Jone</w:t>
      </w:r>
      <w:r>
        <w:t>s PD, Osborn TJ, Lister DH (2014)</w:t>
      </w:r>
      <w:r w:rsidR="00A54A87">
        <w:t xml:space="preserve"> Updated high-resolution grids of monthly climatic observations–the CRU TS3. </w:t>
      </w:r>
      <w:proofErr w:type="gramStart"/>
      <w:r w:rsidR="00A54A87">
        <w:t>10 dataset.</w:t>
      </w:r>
      <w:proofErr w:type="gramEnd"/>
      <w:r w:rsidR="00A54A87">
        <w:t xml:space="preserve"> </w:t>
      </w:r>
      <w:r w:rsidR="00A54A87">
        <w:rPr>
          <w:i/>
        </w:rPr>
        <w:t>International Journal of Climatology</w:t>
      </w:r>
      <w:r>
        <w:t xml:space="preserve"> 34(3):623–642</w:t>
      </w:r>
    </w:p>
    <w:p w:rsidR="00A54A87" w:rsidRPr="00851945" w:rsidRDefault="002776F9" w:rsidP="00D333E7">
      <w:pPr>
        <w:pStyle w:val="TextBodybibitem"/>
        <w:spacing w:line="240" w:lineRule="auto"/>
      </w:pPr>
      <w:proofErr w:type="gramStart"/>
      <w:r>
        <w:t>Holmes RL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rsidR="005021C4" w:rsidRDefault="005021C4" w:rsidP="00D333E7">
      <w:pPr>
        <w:pStyle w:val="TextBody"/>
        <w:spacing w:line="240" w:lineRule="auto"/>
      </w:pPr>
      <w:r>
        <w:t xml:space="preserve">IPCC (2013) Climate Change 2013: The Physical Science Basis. Contribution of Working Group I to the Fifth Assessment Report of the Intergovernmental Panel on Climate Change. </w:t>
      </w:r>
      <w:proofErr w:type="gramStart"/>
      <w:r>
        <w:t>T.F. Stocker, D. Qin, G.-K.</w:t>
      </w:r>
      <w:proofErr w:type="gramEnd"/>
      <w:r>
        <w:t xml:space="preserve"> </w:t>
      </w:r>
      <w:proofErr w:type="spellStart"/>
      <w:r>
        <w:t>Plattner</w:t>
      </w:r>
      <w:proofErr w:type="spellEnd"/>
      <w:r>
        <w:t xml:space="preserve">, M. </w:t>
      </w:r>
      <w:proofErr w:type="spellStart"/>
      <w:r>
        <w:t>Tignor</w:t>
      </w:r>
      <w:proofErr w:type="spellEnd"/>
      <w:r>
        <w:t xml:space="preserve">, S.K.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rsidR="005021C4" w:rsidRDefault="005021C4" w:rsidP="00D333E7">
      <w:pPr>
        <w:pStyle w:val="TextBody"/>
        <w:spacing w:line="240" w:lineRule="auto"/>
      </w:pPr>
      <w:r>
        <w:t xml:space="preserve">IPCC (2007) Climate Change 2007: Synthesis Report. Contribution of Working Groups I, II and III to the Fourth Assessment Report of the Intergovernmental Panel on Climate Change. </w:t>
      </w:r>
      <w:proofErr w:type="spellStart"/>
      <w:r>
        <w:t>Pachauri</w:t>
      </w:r>
      <w:proofErr w:type="spellEnd"/>
      <w:r>
        <w:t xml:space="preserve"> RK and </w:t>
      </w:r>
      <w:proofErr w:type="spellStart"/>
      <w:r>
        <w:t>Reisinger</w:t>
      </w:r>
      <w:proofErr w:type="spellEnd"/>
      <w:r>
        <w:t xml:space="preserve"> A (</w:t>
      </w:r>
      <w:proofErr w:type="spellStart"/>
      <w:proofErr w:type="gramStart"/>
      <w:r>
        <w:t>eds</w:t>
      </w:r>
      <w:proofErr w:type="spellEnd"/>
      <w:proofErr w:type="gramEnd"/>
      <w:r>
        <w:t>).</w:t>
      </w:r>
    </w:p>
    <w:p w:rsidR="00A54A87" w:rsidRDefault="002776F9" w:rsidP="00D333E7">
      <w:pPr>
        <w:pStyle w:val="TextBodybibitem"/>
        <w:spacing w:line="240" w:lineRule="auto"/>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D333E7">
      <w:pPr>
        <w:pStyle w:val="TextBody"/>
        <w:spacing w:line="240" w:lineRule="auto"/>
      </w:pPr>
      <w:r>
        <w:t>K. </w:t>
      </w:r>
      <w:proofErr w:type="spellStart"/>
      <w:r>
        <w:t>Kattenberg</w:t>
      </w:r>
      <w:proofErr w:type="spellEnd"/>
      <w:r>
        <w:t>, F. </w:t>
      </w:r>
      <w:proofErr w:type="spellStart"/>
      <w:r>
        <w:t>Giorgi</w:t>
      </w:r>
      <w:proofErr w:type="spellEnd"/>
      <w:r>
        <w:t>, H. </w:t>
      </w:r>
      <w:proofErr w:type="spellStart"/>
      <w:r>
        <w:t>Grassl</w:t>
      </w:r>
      <w:proofErr w:type="spellEnd"/>
      <w:r>
        <w:t xml:space="preserve">, G.A. </w:t>
      </w:r>
      <w:proofErr w:type="spellStart"/>
      <w:r>
        <w:t>Meehl</w:t>
      </w:r>
      <w:proofErr w:type="spellEnd"/>
      <w:r>
        <w:t>, J.F.B. Mitchell, R.J. Stouffer, T. </w:t>
      </w:r>
      <w:proofErr w:type="spellStart"/>
      <w:r>
        <w:t>Tokioka</w:t>
      </w:r>
      <w:proofErr w:type="spellEnd"/>
      <w:r>
        <w:t xml:space="preserve">, A.J. Weaver, and T.M.L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proofErr w:type="gramStart"/>
      <w:r w:rsidR="00EE364A">
        <w:t>eds</w:t>
      </w:r>
      <w:proofErr w:type="spellEnd"/>
      <w:proofErr w:type="gram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D333E7">
      <w:pPr>
        <w:pStyle w:val="TextBodybibitem"/>
        <w:spacing w:line="240" w:lineRule="auto"/>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D333E7">
      <w:pPr>
        <w:pStyle w:val="TextBodybibitem"/>
        <w:spacing w:line="240" w:lineRule="auto"/>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w:t>
      </w:r>
      <w:r w:rsidR="0090756A">
        <w:lastRenderedPageBreak/>
        <w:t>782</w:t>
      </w:r>
      <w:r>
        <w:t xml:space="preserve">. </w:t>
      </w:r>
    </w:p>
    <w:p w:rsidR="009A0F37" w:rsidRDefault="009A0F37" w:rsidP="00D333E7">
      <w:pPr>
        <w:pStyle w:val="TextBodybibitem"/>
        <w:spacing w:line="240" w:lineRule="auto"/>
      </w:pPr>
      <w:proofErr w:type="gramStart"/>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PhD </w:t>
      </w:r>
      <w:r w:rsidR="002776F9">
        <w:t>dissertation</w:t>
      </w:r>
      <w:r>
        <w:t>, University of Tennessee,</w:t>
      </w:r>
      <w:r w:rsidR="002776F9">
        <w:t xml:space="preserve"> TN</w:t>
      </w:r>
      <w:r>
        <w:t xml:space="preserve"> </w:t>
      </w:r>
    </w:p>
    <w:p w:rsidR="009A0F37" w:rsidRDefault="009A0F37" w:rsidP="00D333E7">
      <w:pPr>
        <w:pStyle w:val="TextBodybibitem"/>
        <w:spacing w:line="240" w:lineRule="auto"/>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rsidR="00A54A87" w:rsidRDefault="002776F9" w:rsidP="00D333E7">
      <w:pPr>
        <w:pStyle w:val="TextBodybibitem"/>
        <w:spacing w:line="240" w:lineRule="auto"/>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rsidR="00A54A87" w:rsidRDefault="00A54A87" w:rsidP="00D333E7">
      <w:pPr>
        <w:pStyle w:val="TextBodybibitem"/>
        <w:spacing w:line="240" w:lineRule="auto"/>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rsidR="00A54A87" w:rsidRDefault="00A54A87" w:rsidP="00D333E7">
      <w:pPr>
        <w:pStyle w:val="TextBodybibitem"/>
        <w:spacing w:line="240" w:lineRule="auto"/>
      </w:pPr>
      <w:proofErr w:type="gramStart"/>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w:t>
      </w:r>
      <w:proofErr w:type="gramEnd"/>
      <w:r>
        <w:t xml:space="preserve"> </w:t>
      </w:r>
      <w:hyperlink r:id="rId16"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D333E7">
      <w:pPr>
        <w:pStyle w:val="TextBodybibitem"/>
        <w:spacing w:line="240" w:lineRule="auto"/>
      </w:pPr>
      <w:r>
        <w:t>North Carolina N</w:t>
      </w:r>
      <w:r w:rsidR="002776F9">
        <w:t>atural Heritage Program (NCNHP) (1999)</w:t>
      </w:r>
      <w:r>
        <w:t xml:space="preserve"> </w:t>
      </w:r>
      <w:proofErr w:type="gramStart"/>
      <w:r>
        <w:t>An</w:t>
      </w:r>
      <w:proofErr w:type="gramEnd"/>
      <w:r>
        <w:t xml:space="preserve"> Inventory of the Significant Natural Areas</w:t>
      </w:r>
      <w:r w:rsidR="002776F9">
        <w:t xml:space="preserve"> of Ashe County, North Carolina</w:t>
      </w:r>
      <w:r>
        <w:t xml:space="preserve">. </w:t>
      </w:r>
      <w:hyperlink r:id="rId17">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D333E7">
      <w:pPr>
        <w:pStyle w:val="TextBodybibitem"/>
        <w:spacing w:line="240" w:lineRule="auto"/>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ERM,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rsidR="00A54A87" w:rsidRDefault="002776F9" w:rsidP="00D333E7">
      <w:pPr>
        <w:pStyle w:val="TextBodybibitem"/>
        <w:spacing w:line="240" w:lineRule="auto"/>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324" w:name="Xfriis1991length"/>
      <w:bookmarkEnd w:id="324"/>
    </w:p>
    <w:p w:rsidR="00A54A87" w:rsidRDefault="002776F9" w:rsidP="00D333E7">
      <w:pPr>
        <w:pStyle w:val="TextBodybibitem"/>
        <w:spacing w:line="240" w:lineRule="auto"/>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ecology and management</w:t>
      </w:r>
      <w:r w:rsidR="009A0F37">
        <w:t xml:space="preserve"> 3:153</w:t>
      </w:r>
      <w:r>
        <w:t>–168</w:t>
      </w:r>
    </w:p>
    <w:p w:rsidR="001D6004" w:rsidRDefault="001D6004" w:rsidP="00D333E7">
      <w:pPr>
        <w:pStyle w:val="TextBodybibitem"/>
        <w:spacing w:line="240" w:lineRule="auto"/>
      </w:pPr>
      <w:proofErr w:type="gramStart"/>
      <w:r>
        <w:t>Pan</w:t>
      </w:r>
      <w:r w:rsidR="008F5A3C">
        <w:t xml:space="preserve"> C, </w:t>
      </w:r>
      <w:proofErr w:type="spellStart"/>
      <w:r>
        <w:t>Tajchman</w:t>
      </w:r>
      <w:proofErr w:type="spellEnd"/>
      <w:r w:rsidR="008F5A3C">
        <w:t xml:space="preserve"> SJ, </w:t>
      </w:r>
      <w:proofErr w:type="spellStart"/>
      <w:r>
        <w:t>Kochenderfer</w:t>
      </w:r>
      <w:proofErr w:type="spellEnd"/>
      <w:r w:rsidR="008F5A3C">
        <w:t xml:space="preserve"> JN (1997)</w:t>
      </w:r>
      <w:r>
        <w:t xml:space="preserve"> </w:t>
      </w:r>
      <w:proofErr w:type="spellStart"/>
      <w:r>
        <w:t>Dendroclimatological</w:t>
      </w:r>
      <w:proofErr w:type="spellEnd"/>
      <w:r>
        <w:t xml:space="preserve"> analysis of major forest species of the central Appalachians.</w:t>
      </w:r>
      <w:proofErr w:type="gramEnd"/>
      <w:r>
        <w:t xml:space="preserve"> </w:t>
      </w:r>
      <w:r>
        <w:rPr>
          <w:i/>
        </w:rPr>
        <w:t>Forest Ecology and Management</w:t>
      </w:r>
      <w:r w:rsidR="0090756A">
        <w:t xml:space="preserve"> 98(1):77–87</w:t>
      </w:r>
      <w:r>
        <w:t xml:space="preserve"> </w:t>
      </w:r>
    </w:p>
    <w:p w:rsidR="00A54A87" w:rsidRDefault="00A54A87" w:rsidP="00D333E7">
      <w:pPr>
        <w:pStyle w:val="TextBodybibitem"/>
        <w:spacing w:line="240" w:lineRule="auto"/>
      </w:pPr>
      <w:proofErr w:type="gramStart"/>
      <w:r>
        <w:t>Peters</w:t>
      </w:r>
      <w:r w:rsidR="002776F9">
        <w:t xml:space="preserve"> K</w:t>
      </w:r>
      <w:r>
        <w:t>, Jacoby</w:t>
      </w:r>
      <w:r w:rsidR="002776F9">
        <w:t xml:space="preserve"> GC</w:t>
      </w:r>
      <w:r>
        <w:t>, Cook</w:t>
      </w:r>
      <w:r w:rsidR="002776F9">
        <w:t xml:space="preserve"> ER (1981)</w:t>
      </w:r>
      <w:r>
        <w:t xml:space="preserve"> Principal components analysis of tree-ring sites.</w:t>
      </w:r>
      <w:proofErr w:type="gramEnd"/>
      <w:r>
        <w:t xml:space="preserve"> </w:t>
      </w:r>
      <w:r>
        <w:rPr>
          <w:i/>
        </w:rPr>
        <w:t>Tree-Ring Bulletin</w:t>
      </w:r>
      <w:r w:rsidR="002776F9">
        <w:t xml:space="preserve"> 41:1–19</w:t>
      </w:r>
      <w:r>
        <w:t xml:space="preserve"> </w:t>
      </w:r>
    </w:p>
    <w:p w:rsidR="0090756A" w:rsidRDefault="0090756A" w:rsidP="00D333E7">
      <w:pPr>
        <w:pStyle w:val="TextBodybibitem"/>
        <w:spacing w:line="240" w:lineRule="auto"/>
      </w:pPr>
      <w:proofErr w:type="gramStart"/>
      <w:r>
        <w:t>Phipps RL (1982) Comments on interpretation of climatic information from tree rings, eastern North America.</w:t>
      </w:r>
      <w:proofErr w:type="gramEnd"/>
      <w:r>
        <w:t xml:space="preserve"> </w:t>
      </w:r>
      <w:r>
        <w:rPr>
          <w:i/>
        </w:rPr>
        <w:t>Tree-ring bulletin</w:t>
      </w:r>
      <w:r w:rsidR="002776F9">
        <w:t xml:space="preserve"> 42:11–22</w:t>
      </w:r>
    </w:p>
    <w:p w:rsidR="009A0F37" w:rsidRDefault="009A0F37" w:rsidP="00D333E7">
      <w:pPr>
        <w:pStyle w:val="TextBodybibitem"/>
        <w:spacing w:line="240" w:lineRule="auto"/>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CN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rsidR="002776F9" w:rsidRDefault="00A54A87" w:rsidP="00D333E7">
      <w:pPr>
        <w:pStyle w:val="TextBodybibitem"/>
        <w:spacing w:line="240" w:lineRule="auto"/>
      </w:pPr>
      <w:r>
        <w:t>Reid</w:t>
      </w:r>
      <w:r w:rsidR="004D5CD6">
        <w:t xml:space="preserve"> GC (2002)</w:t>
      </w:r>
      <w:r>
        <w:t xml:space="preserve"> </w:t>
      </w:r>
      <w:proofErr w:type="gramStart"/>
      <w:r>
        <w:t>Solar</w:t>
      </w:r>
      <w:proofErr w:type="gramEnd"/>
      <w:r>
        <w:t xml:space="preserve">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D333E7">
      <w:pPr>
        <w:pStyle w:val="TextBodybibitem"/>
        <w:spacing w:line="240" w:lineRule="auto"/>
      </w:pPr>
      <w:bookmarkStart w:id="325" w:name="Xspeer2009climate"/>
      <w:bookmarkEnd w:id="325"/>
      <w:r>
        <w:t>Robertson</w:t>
      </w:r>
      <w:r w:rsidR="004D5CD6">
        <w:t xml:space="preserve"> PA (1992)</w:t>
      </w:r>
      <w:r>
        <w:t xml:space="preserve"> Factors affecting tree growth on three lowland sites in southern Illinois. </w:t>
      </w:r>
      <w:r>
        <w:rPr>
          <w:i/>
        </w:rPr>
        <w:lastRenderedPageBreak/>
        <w:t>American Midland Naturalist</w:t>
      </w:r>
      <w:r>
        <w:t xml:space="preserve">, p 218–236 </w:t>
      </w:r>
    </w:p>
    <w:p w:rsidR="00991A39" w:rsidRDefault="00991A39" w:rsidP="00D333E7">
      <w:pPr>
        <w:pStyle w:val="TextBodybibitem"/>
        <w:spacing w:line="240" w:lineRule="auto"/>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D333E7">
      <w:pPr>
        <w:pStyle w:val="TextBodybibitem"/>
        <w:spacing w:line="240" w:lineRule="auto"/>
      </w:pPr>
      <w:proofErr w:type="spellStart"/>
      <w:r>
        <w:t>Seager</w:t>
      </w:r>
      <w:proofErr w:type="spellEnd"/>
      <w:r>
        <w:t xml:space="preserve"> R, </w:t>
      </w:r>
      <w:proofErr w:type="spellStart"/>
      <w:r>
        <w:t>Tzanova</w:t>
      </w:r>
      <w:proofErr w:type="spellEnd"/>
      <w:r>
        <w:t xml:space="preserve"> A, </w:t>
      </w:r>
      <w:proofErr w:type="gramStart"/>
      <w:r>
        <w:t>Nakamura</w:t>
      </w:r>
      <w:proofErr w:type="gramEnd"/>
      <w:r>
        <w:t xml:space="preserve">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rsidR="0090756A" w:rsidRDefault="0090756A" w:rsidP="00D333E7">
      <w:pPr>
        <w:pStyle w:val="TextBodybibitem"/>
        <w:spacing w:line="240" w:lineRule="auto"/>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(NARCCAP) regional climate simulations over the southeast United States. </w:t>
      </w:r>
      <w:r>
        <w:rPr>
          <w:i/>
        </w:rPr>
        <w:t>Journal of Geophysical Research</w:t>
      </w:r>
      <w:r w:rsidR="00E23ED2">
        <w:rPr>
          <w:i/>
        </w:rPr>
        <w:t>: Atmospheres (1984-2012)</w:t>
      </w:r>
      <w:r w:rsidR="00E23ED2">
        <w:t>, 117(</w:t>
      </w:r>
      <w:r>
        <w:t>D1</w:t>
      </w:r>
      <w:r w:rsidR="00E23ED2">
        <w:t>)</w:t>
      </w:r>
      <w:bookmarkStart w:id="326" w:name="Xstahle1993"/>
      <w:bookmarkEnd w:id="326"/>
    </w:p>
    <w:p w:rsidR="008F5A3C" w:rsidRDefault="008F5A3C" w:rsidP="00D333E7">
      <w:pPr>
        <w:pStyle w:val="TextBodybibitem"/>
        <w:spacing w:line="240" w:lineRule="auto"/>
      </w:pPr>
      <w:r>
        <w:t xml:space="preserve">Speer JH, </w:t>
      </w:r>
      <w:proofErr w:type="spellStart"/>
      <w:r>
        <w:t>Grissino</w:t>
      </w:r>
      <w:proofErr w:type="spellEnd"/>
      <w:r>
        <w:t xml:space="preserve">-Mayer HD, Orvis KH,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D333E7">
      <w:pPr>
        <w:pStyle w:val="TextBodybibitem"/>
        <w:spacing w:line="240" w:lineRule="auto"/>
      </w:pPr>
      <w:proofErr w:type="spellStart"/>
      <w:r>
        <w:t>Stahle</w:t>
      </w:r>
      <w:proofErr w:type="spellEnd"/>
      <w:r>
        <w:t xml:space="preserve"> DW,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w:t>
      </w:r>
      <w:proofErr w:type="gramEnd"/>
      <w:r w:rsidR="00E23ED2">
        <w:t>1947-1961</w:t>
      </w:r>
    </w:p>
    <w:p w:rsidR="0090756A" w:rsidRDefault="00E23ED2" w:rsidP="00D333E7">
      <w:pPr>
        <w:pStyle w:val="TextBodybibitem"/>
        <w:spacing w:line="240" w:lineRule="auto"/>
      </w:pPr>
      <w:proofErr w:type="spellStart"/>
      <w:r>
        <w:t>Stahle</w:t>
      </w:r>
      <w:proofErr w:type="spellEnd"/>
      <w:r>
        <w:t xml:space="preserve"> DW,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PD</w:t>
      </w:r>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NATO ASI , I41, p</w:t>
      </w:r>
      <w:r w:rsidR="0090756A">
        <w:t xml:space="preserve"> 125 – 140</w:t>
      </w:r>
    </w:p>
    <w:p w:rsidR="009A0F37" w:rsidRDefault="00E23ED2" w:rsidP="00D333E7">
      <w:pPr>
        <w:pStyle w:val="TextBodybibitem"/>
        <w:spacing w:line="240" w:lineRule="auto"/>
      </w:pPr>
      <w:proofErr w:type="spellStart"/>
      <w:r>
        <w:t>Stahle</w:t>
      </w:r>
      <w:proofErr w:type="spellEnd"/>
      <w:r>
        <w:t xml:space="preserve"> DW,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D333E7">
      <w:pPr>
        <w:pStyle w:val="TextBodybibitem"/>
        <w:spacing w:line="240" w:lineRule="auto"/>
      </w:pPr>
      <w:r>
        <w:t>Stokes</w:t>
      </w:r>
      <w:r w:rsidR="008F5A3C">
        <w:t xml:space="preserve"> MA, </w:t>
      </w:r>
      <w:r>
        <w:t>Smiley</w:t>
      </w:r>
      <w:r w:rsidR="008F5A3C">
        <w:t xml:space="preserve"> TL (1996)</w:t>
      </w:r>
      <w:r>
        <w:t xml:space="preserve"> </w:t>
      </w:r>
      <w:proofErr w:type="gramStart"/>
      <w:r>
        <w:rPr>
          <w:i/>
        </w:rPr>
        <w:t>An</w:t>
      </w:r>
      <w:proofErr w:type="gramEnd"/>
      <w:r>
        <w:rPr>
          <w:i/>
        </w:rPr>
        <w:t xml:space="preserve"> introduction to tree-ring dating</w:t>
      </w:r>
      <w:r>
        <w:t>. Univers</w:t>
      </w:r>
      <w:r w:rsidR="008F5A3C">
        <w:t>ity of Arizona Press</w:t>
      </w:r>
      <w:r w:rsidR="00E23ED2">
        <w:t>, AZ</w:t>
      </w:r>
      <w:r>
        <w:t xml:space="preserve"> </w:t>
      </w:r>
    </w:p>
    <w:p w:rsidR="009A0F37" w:rsidRDefault="009A0F37" w:rsidP="00D333E7">
      <w:pPr>
        <w:pStyle w:val="TextBodybibitem"/>
        <w:spacing w:line="240" w:lineRule="auto"/>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rsidR="009A0F37" w:rsidRDefault="009A0F37" w:rsidP="00D333E7">
      <w:pPr>
        <w:pStyle w:val="TextBodybibitem"/>
        <w:spacing w:line="240" w:lineRule="auto"/>
      </w:pPr>
      <w:proofErr w:type="spellStart"/>
      <w:r>
        <w:t>Trouet</w:t>
      </w:r>
      <w:proofErr w:type="spellEnd"/>
      <w:r>
        <w:t xml:space="preserve"> </w:t>
      </w:r>
      <w:r w:rsidR="00953630">
        <w:t>V, v</w:t>
      </w:r>
      <w:r>
        <w:t>an </w:t>
      </w:r>
      <w:proofErr w:type="spellStart"/>
      <w:r>
        <w:t>Oldenborgh</w:t>
      </w:r>
      <w:proofErr w:type="spellEnd"/>
      <w:r w:rsidR="00953630">
        <w:t xml:space="preserve"> GJ</w:t>
      </w:r>
      <w:r w:rsidR="00E23ED2">
        <w:t xml:space="preserve"> (2013)</w:t>
      </w:r>
      <w:r>
        <w:t xml:space="preserve"> KNMI Climate Explorer: a web-based research tool for high-resolution paleoclimatology</w:t>
      </w:r>
      <w:r w:rsidR="00E23ED2">
        <w:t>.</w:t>
      </w:r>
      <w:r>
        <w:t xml:space="preserve"> </w:t>
      </w:r>
      <w:r>
        <w:rPr>
          <w:i/>
        </w:rPr>
        <w:t>Tree-Ring Research</w:t>
      </w:r>
      <w:r>
        <w:t xml:space="preserve"> 69(1):3–13 </w:t>
      </w:r>
    </w:p>
    <w:p w:rsidR="00A54A87" w:rsidRDefault="00A54A87" w:rsidP="00D333E7">
      <w:pPr>
        <w:pStyle w:val="TextBodybibitem"/>
        <w:spacing w:line="240" w:lineRule="auto"/>
      </w:pPr>
      <w:proofErr w:type="spellStart"/>
      <w:r>
        <w:t>Usoskin</w:t>
      </w:r>
      <w:proofErr w:type="spellEnd"/>
      <w:r w:rsidR="00953630">
        <w:t xml:space="preserve"> IG</w:t>
      </w:r>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rsidR="00A54A87" w:rsidRDefault="00A54A87" w:rsidP="00D333E7">
      <w:pPr>
        <w:pStyle w:val="TextBodybibitem"/>
        <w:spacing w:line="240" w:lineRule="auto"/>
      </w:pPr>
      <w:proofErr w:type="spellStart"/>
      <w:r>
        <w:t>Wigley</w:t>
      </w:r>
      <w:proofErr w:type="spellEnd"/>
      <w:r w:rsidR="00953630">
        <w:t xml:space="preserve"> TML</w:t>
      </w:r>
      <w:r>
        <w:t xml:space="preserve">, </w:t>
      </w:r>
      <w:proofErr w:type="spellStart"/>
      <w:r>
        <w:t>Briffa</w:t>
      </w:r>
      <w:proofErr w:type="spellEnd"/>
      <w:r w:rsidR="00953630">
        <w:t xml:space="preserve"> KR</w:t>
      </w:r>
      <w:r>
        <w:t>, Jones</w:t>
      </w:r>
      <w:r w:rsidR="00953630">
        <w:t xml:space="preserve"> PD (1984)</w:t>
      </w:r>
      <w:r>
        <w:t xml:space="preserve"> </w:t>
      </w:r>
      <w:proofErr w:type="gramStart"/>
      <w:r>
        <w:t>On</w:t>
      </w:r>
      <w:proofErr w:type="gramEnd"/>
      <w:r>
        <w:t xml:space="preserve">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D333E7">
      <w:pPr>
        <w:pStyle w:val="TextBodybibitem"/>
        <w:spacing w:line="240" w:lineRule="auto"/>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rsidR="00A54A87" w:rsidRDefault="00A54A87" w:rsidP="00D333E7">
      <w:pPr>
        <w:pStyle w:val="TextBodybibitem"/>
        <w:spacing w:line="240" w:lineRule="auto"/>
      </w:pPr>
      <w:r>
        <w:t xml:space="preserve">Yamaguchi DK (1991) </w:t>
      </w:r>
      <w:proofErr w:type="gramStart"/>
      <w:r>
        <w:t>A</w:t>
      </w:r>
      <w:proofErr w:type="gramEnd"/>
      <w:r>
        <w:t xml:space="preserve"> simple method for cross-dating increment cores from living trees. </w:t>
      </w:r>
      <w:r>
        <w:rPr>
          <w:i/>
        </w:rPr>
        <w:t xml:space="preserve">Canadian </w:t>
      </w:r>
      <w:r>
        <w:rPr>
          <w:i/>
        </w:rPr>
        <w:lastRenderedPageBreak/>
        <w:t>Journal of Forest Research</w:t>
      </w:r>
      <w:r>
        <w:t xml:space="preserve"> 21(3):414–416. </w:t>
      </w:r>
    </w:p>
    <w:p w:rsidR="008F5A3C" w:rsidRDefault="008F5A3C" w:rsidP="00D333E7">
      <w:pPr>
        <w:pStyle w:val="TextBodybibitem"/>
        <w:spacing w:line="240" w:lineRule="auto"/>
      </w:pPr>
      <w:r>
        <w:t xml:space="preserve">Zipper CE, Burger JA, </w:t>
      </w:r>
      <w:proofErr w:type="spellStart"/>
      <w:r>
        <w:t>Skousen</w:t>
      </w:r>
      <w:proofErr w:type="spellEnd"/>
      <w:r>
        <w:t xml:space="preserve"> JG, Angel PN,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47(5):751–765</w:t>
      </w:r>
    </w:p>
    <w:p w:rsidR="009A0F37" w:rsidRDefault="009A0F37" w:rsidP="00D333E7">
      <w:pPr>
        <w:pStyle w:val="TextBodybibitem"/>
        <w:spacing w:line="240" w:lineRule="auto"/>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DM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rsidR="009A0F37" w:rsidRDefault="009A0F37" w:rsidP="00D333E7">
      <w:pPr>
        <w:pStyle w:val="TextBodybibitem"/>
        <w:spacing w:line="480" w:lineRule="auto"/>
      </w:pPr>
    </w:p>
    <w:p w:rsidR="00991A39" w:rsidRDefault="00991A39" w:rsidP="00D333E7">
      <w:pPr>
        <w:pStyle w:val="TextBodybibitem"/>
        <w:spacing w:line="480" w:lineRule="auto"/>
      </w:pPr>
    </w:p>
    <w:p w:rsidR="001D6004" w:rsidRDefault="001D6004" w:rsidP="00D333E7">
      <w:pPr>
        <w:pStyle w:val="TextBodybibitem"/>
        <w:spacing w:line="480" w:lineRule="auto"/>
      </w:pPr>
    </w:p>
    <w:p w:rsidR="004507CD" w:rsidRDefault="004507CD" w:rsidP="00D333E7">
      <w:pPr>
        <w:pStyle w:val="TextBodybibitem"/>
        <w:spacing w:line="480" w:lineRule="auto"/>
      </w:pPr>
      <w:bookmarkStart w:id="327" w:name="Xcook1999drought"/>
      <w:bookmarkEnd w:id="327"/>
    </w:p>
    <w:p w:rsidR="003919F1" w:rsidRDefault="003919F1" w:rsidP="00D333E7">
      <w:pPr>
        <w:pStyle w:val="frfield"/>
        <w:spacing w:line="480" w:lineRule="auto"/>
      </w:pPr>
      <w:bookmarkStart w:id="328" w:name="Xnational2006surface"/>
      <w:bookmarkStart w:id="329" w:name="Xstahle1998lost"/>
      <w:bookmarkStart w:id="330" w:name="Xstahle1992reconstruction"/>
      <w:bookmarkStart w:id="331" w:name="Xdruckenbrod2003late"/>
      <w:bookmarkStart w:id="332" w:name="Xtorrence1998practical"/>
      <w:bookmarkStart w:id="333" w:name="Xfritts1990methods"/>
      <w:bookmarkStart w:id="334" w:name="Xli2011dendroclimatic"/>
      <w:bookmarkStart w:id="335" w:name="Xrobertson1992factors"/>
      <w:bookmarkStart w:id="336" w:name="Xzweifel2006intra"/>
      <w:bookmarkStart w:id="337" w:name="Xdickson1996oak"/>
      <w:bookmarkStart w:id="338" w:name="Xcook1985time"/>
      <w:bookmarkStart w:id="339" w:name="Xcook1990tree"/>
      <w:bookmarkStart w:id="340" w:name="Xmelvin2008signal"/>
      <w:bookmarkStart w:id="341" w:name="Xoliver1980forest"/>
      <w:bookmarkStart w:id="342" w:name="Xbeniston1997climatic"/>
      <w:bookmarkStart w:id="343" w:name="Xcole2002multiyear"/>
      <w:bookmarkStart w:id="344" w:name="Xpielke1999nina"/>
      <w:bookmarkStart w:id="345" w:name="Xfye2003paleoclimatic"/>
      <w:bookmarkStart w:id="346" w:name="Xhancock1979cross"/>
      <w:bookmarkStart w:id="347" w:name="Xlassen1995variability"/>
      <w:bookmarkStart w:id="348" w:name="Xcook1997new"/>
      <w:bookmarkStart w:id="349" w:name="Xusoskin2003millennium"/>
      <w:bookmarkStart w:id="350" w:name="Xnichols2012hydroclimate"/>
      <w:bookmarkStart w:id="351" w:name="Xfranks2002assessing"/>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sectPr w:rsidR="003919F1" w:rsidSect="0097763A">
      <w:headerReference w:type="default" r:id="rId18"/>
      <w:footerReference w:type="default" r:id="rId19"/>
      <w:pgSz w:w="12240" w:h="15840"/>
      <w:pgMar w:top="1152" w:right="1152" w:bottom="1152" w:left="1152" w:header="0" w:footer="0" w:gutter="0"/>
      <w:cols w:space="720"/>
      <w:formProt w:val="0"/>
      <w:docGrid w:linePitch="326" w:charSpace="-635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Shelly Griffin" w:date="2014-10-15T21:48:00Z" w:initials="SG">
    <w:p w:rsidR="00D94595" w:rsidRDefault="00D94595">
      <w:pPr>
        <w:pStyle w:val="CommentText"/>
      </w:pPr>
      <w:r>
        <w:rPr>
          <w:rStyle w:val="CommentReference"/>
        </w:rPr>
        <w:annotationRef/>
      </w:r>
      <w:r>
        <w:t xml:space="preserve">Would this fit better in the discussion?  Perhaps a small paragraph discussing why this sort of reconstruction has not been undertaken before?  </w:t>
      </w:r>
    </w:p>
  </w:comment>
  <w:comment w:id="24" w:author="Shelly Griffin" w:date="2014-10-15T21:48:00Z" w:initials="SG">
    <w:p w:rsidR="00D94595" w:rsidRDefault="00D94595">
      <w:pPr>
        <w:pStyle w:val="CommentText"/>
      </w:pPr>
      <w:r>
        <w:rPr>
          <w:rStyle w:val="CommentReference"/>
        </w:rPr>
        <w:annotationRef/>
      </w:r>
      <w:r>
        <w:t xml:space="preserve">In the </w:t>
      </w:r>
      <w:proofErr w:type="gramStart"/>
      <w:r>
        <w:t>introduction  the</w:t>
      </w:r>
      <w:proofErr w:type="gramEnd"/>
      <w:r>
        <w:t xml:space="preserve"> air humidity was </w:t>
      </w:r>
      <w:r w:rsidR="009D4728">
        <w:t>mentioned</w:t>
      </w:r>
      <w:r>
        <w:t xml:space="preserve"> as a compounding issue for climate reconstructions in this region.  If you leave that in the introduction I think it would be nice to include that here in the paper.  If the data isn’t available I wouldn’t worry, but my mind became curious after it was brought up in the introduction. </w:t>
      </w:r>
    </w:p>
  </w:comment>
  <w:comment w:id="25" w:author="Shelly Griffin" w:date="2014-10-15T21:48:00Z" w:initials="SG">
    <w:p w:rsidR="00D94595" w:rsidRDefault="00D94595">
      <w:pPr>
        <w:pStyle w:val="CommentText"/>
      </w:pPr>
      <w:r>
        <w:rPr>
          <w:rStyle w:val="CommentReference"/>
        </w:rPr>
        <w:annotationRef/>
      </w:r>
      <w:r>
        <w:t>What were the cut off values, or levels at which you made the selection?</w:t>
      </w:r>
    </w:p>
  </w:comment>
  <w:comment w:id="30" w:author="Shelly Griffin" w:date="2014-10-15T21:48:00Z" w:initials="SG">
    <w:p w:rsidR="00D94595" w:rsidRDefault="00D94595">
      <w:pPr>
        <w:pStyle w:val="CommentText"/>
      </w:pPr>
      <w:r>
        <w:rPr>
          <w:rStyle w:val="CommentReference"/>
        </w:rPr>
        <w:annotationRef/>
      </w:r>
      <w:r w:rsidR="00054E0F">
        <w:t xml:space="preserve">I would like to learn more about this. What would be a good reference for nested PCA?  </w:t>
      </w:r>
    </w:p>
  </w:comment>
  <w:comment w:id="34" w:author="Shelly Griffin" w:date="2014-10-15T21:48:00Z" w:initials="SG">
    <w:p w:rsidR="00D94595" w:rsidRDefault="00D94595">
      <w:pPr>
        <w:pStyle w:val="CommentText"/>
      </w:pPr>
      <w:r>
        <w:rPr>
          <w:rStyle w:val="CommentReference"/>
        </w:rPr>
        <w:annotationRef/>
      </w:r>
      <w:r>
        <w:t xml:space="preserve">Is this the first mention of the PDSI?  I had to think for a second about what that abbreviation was for.  If you already </w:t>
      </w:r>
      <w:r w:rsidR="009D4728">
        <w:t>spelled</w:t>
      </w:r>
      <w:r>
        <w:t xml:space="preserve"> it out earlier forgive the comment </w:t>
      </w:r>
      <w:r>
        <w:sym w:font="Wingdings" w:char="F04A"/>
      </w:r>
    </w:p>
  </w:comment>
  <w:comment w:id="44" w:author="Shelly Griffin" w:date="2014-10-15T21:48:00Z" w:initials="SG">
    <w:p w:rsidR="00D94595" w:rsidRDefault="00D94595">
      <w:pPr>
        <w:pStyle w:val="CommentText"/>
      </w:pPr>
      <w:r>
        <w:rPr>
          <w:rStyle w:val="CommentReference"/>
        </w:rPr>
        <w:annotationRef/>
      </w:r>
      <w:r>
        <w:t>This is a very well written paragraph.  I struggled with a similar problem with my masters work.</w:t>
      </w:r>
    </w:p>
  </w:comment>
  <w:comment w:id="46" w:author="Shelly Griffin" w:date="2014-10-15T21:48:00Z" w:initials="SG">
    <w:p w:rsidR="00D94595" w:rsidRDefault="00D94595">
      <w:pPr>
        <w:pStyle w:val="CommentText"/>
      </w:pPr>
      <w:r>
        <w:rPr>
          <w:rStyle w:val="CommentReference"/>
        </w:rPr>
        <w:annotationRef/>
      </w:r>
      <w:r>
        <w:t xml:space="preserve">This is a great, </w:t>
      </w:r>
      <w:proofErr w:type="gramStart"/>
      <w:r>
        <w:t>maybe  something</w:t>
      </w:r>
      <w:proofErr w:type="gramEnd"/>
      <w:r>
        <w:t xml:space="preserve"> similar to this in the introduction indicating the importance of building reconstructions in this area.</w:t>
      </w:r>
    </w:p>
  </w:comment>
  <w:comment w:id="47" w:author="Shelly Griffin" w:date="2014-10-15T21:48:00Z" w:initials="SG">
    <w:p w:rsidR="00D333E7" w:rsidRDefault="00D333E7">
      <w:pPr>
        <w:pStyle w:val="CommentText"/>
      </w:pPr>
      <w:r>
        <w:rPr>
          <w:rStyle w:val="CommentReference"/>
        </w:rPr>
        <w:annotationRef/>
      </w:r>
      <w:r>
        <w:t xml:space="preserve">What about the 17 and 24 year significant periodicities shown in figure 6?  </w:t>
      </w:r>
    </w:p>
  </w:comment>
  <w:comment w:id="319" w:author="Shelly Griffin" w:date="2014-10-15T21:48:00Z" w:initials="SG">
    <w:p w:rsidR="00D94595" w:rsidRDefault="00D94595">
      <w:pPr>
        <w:pStyle w:val="CommentText"/>
      </w:pPr>
      <w:r>
        <w:rPr>
          <w:rStyle w:val="CommentReference"/>
        </w:rPr>
        <w:annotationRef/>
      </w:r>
      <w:r>
        <w:t>What is y-axis?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28D0" w:rsidRDefault="001328D0" w:rsidP="005B0DA4">
      <w:r>
        <w:separator/>
      </w:r>
    </w:p>
  </w:endnote>
  <w:endnote w:type="continuationSeparator" w:id="0">
    <w:p w:rsidR="001328D0" w:rsidRDefault="001328D0" w:rsidP="005B0DA4">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horndale">
    <w:altName w:val="Times New Roman"/>
    <w:charset w:val="01"/>
    <w:family w:val="swiss"/>
    <w:pitch w:val="variable"/>
    <w:sig w:usb0="00000000" w:usb1="00000000" w:usb2="00000000" w:usb3="00000000" w:csb0="0000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sig w:usb0="00000000" w:usb1="00000000" w:usb2="00000000" w:usb3="00000000" w:csb0="00000000" w:csb1="00000000"/>
  </w:font>
  <w:font w:name="Times">
    <w:altName w:val="Times New Roman"/>
    <w:panose1 w:val="02020603050405020304"/>
    <w:charset w:val="01"/>
    <w:family w:val="roman"/>
    <w:pitch w:val="variable"/>
    <w:sig w:usb0="00000000" w:usb1="00000000" w:usb2="00000000" w:usb3="00000000" w:csb0="00000000" w:csb1="00000000"/>
  </w:font>
  <w:font w:name="monospace">
    <w:altName w:val="Times New Roman"/>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434264"/>
      <w:docPartObj>
        <w:docPartGallery w:val="Page Numbers (Bottom of Page)"/>
        <w:docPartUnique/>
      </w:docPartObj>
    </w:sdtPr>
    <w:sdtEndPr>
      <w:rPr>
        <w:noProof/>
      </w:rPr>
    </w:sdtEndPr>
    <w:sdtContent>
      <w:p w:rsidR="00D94595" w:rsidRDefault="00D94595">
        <w:pPr>
          <w:pStyle w:val="Footer"/>
          <w:jc w:val="center"/>
        </w:pPr>
        <w:fldSimple w:instr=" PAGE   \* MERGEFORMAT ">
          <w:r w:rsidR="00054E0F">
            <w:rPr>
              <w:noProof/>
            </w:rPr>
            <w:t>13</w:t>
          </w:r>
        </w:fldSimple>
      </w:p>
    </w:sdtContent>
  </w:sdt>
  <w:p w:rsidR="00D94595" w:rsidRDefault="00D945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28D0" w:rsidRDefault="001328D0" w:rsidP="005B0DA4">
      <w:r>
        <w:separator/>
      </w:r>
    </w:p>
  </w:footnote>
  <w:footnote w:type="continuationSeparator" w:id="0">
    <w:p w:rsidR="001328D0" w:rsidRDefault="001328D0" w:rsidP="005B0D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595" w:rsidRDefault="00D94595">
    <w:pPr>
      <w:pStyle w:val="Header"/>
    </w:pPr>
    <w:r>
      <w:t>A southwestern Virginia precipitation reconstruction</w:t>
    </w:r>
  </w:p>
  <w:p w:rsidR="00D94595" w:rsidRDefault="00D945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9"/>
  <w:characterSpacingControl w:val="doNotCompress"/>
  <w:hdrShapeDefaults>
    <o:shapedefaults v:ext="edit" spidmax="9218"/>
  </w:hdrShapeDefaults>
  <w:footnotePr>
    <w:footnote w:id="-1"/>
    <w:footnote w:id="0"/>
  </w:footnotePr>
  <w:endnotePr>
    <w:endnote w:id="-1"/>
    <w:endnote w:id="0"/>
  </w:endnotePr>
  <w:compat/>
  <w:rsids>
    <w:rsidRoot w:val="003919F1"/>
    <w:rsid w:val="00054E0F"/>
    <w:rsid w:val="001328D0"/>
    <w:rsid w:val="001D6004"/>
    <w:rsid w:val="0026146B"/>
    <w:rsid w:val="002776F9"/>
    <w:rsid w:val="00306764"/>
    <w:rsid w:val="00306FEF"/>
    <w:rsid w:val="003635C8"/>
    <w:rsid w:val="003919F1"/>
    <w:rsid w:val="00396BD5"/>
    <w:rsid w:val="004279C5"/>
    <w:rsid w:val="004507CD"/>
    <w:rsid w:val="004B1D1A"/>
    <w:rsid w:val="004D5CD6"/>
    <w:rsid w:val="004E5100"/>
    <w:rsid w:val="005021C4"/>
    <w:rsid w:val="005B0DA4"/>
    <w:rsid w:val="00600144"/>
    <w:rsid w:val="006070D6"/>
    <w:rsid w:val="00623D37"/>
    <w:rsid w:val="007C04C0"/>
    <w:rsid w:val="007F6BE6"/>
    <w:rsid w:val="00851945"/>
    <w:rsid w:val="00881AB3"/>
    <w:rsid w:val="008F5A3C"/>
    <w:rsid w:val="0090756A"/>
    <w:rsid w:val="00951C94"/>
    <w:rsid w:val="00953630"/>
    <w:rsid w:val="0097763A"/>
    <w:rsid w:val="00991A39"/>
    <w:rsid w:val="009A0F37"/>
    <w:rsid w:val="009D4728"/>
    <w:rsid w:val="009E7FDD"/>
    <w:rsid w:val="009F1D2F"/>
    <w:rsid w:val="00A54A87"/>
    <w:rsid w:val="00A864E1"/>
    <w:rsid w:val="00A972AC"/>
    <w:rsid w:val="00B45D72"/>
    <w:rsid w:val="00C70DFE"/>
    <w:rsid w:val="00D333E7"/>
    <w:rsid w:val="00D62FCA"/>
    <w:rsid w:val="00D94595"/>
    <w:rsid w:val="00E01FCB"/>
    <w:rsid w:val="00E23ED2"/>
    <w:rsid w:val="00E3431B"/>
    <w:rsid w:val="00E54B55"/>
    <w:rsid w:val="00E836D2"/>
    <w:rsid w:val="00EE364A"/>
    <w:rsid w:val="00F359F5"/>
    <w:rsid w:val="00F64240"/>
    <w:rsid w:val="00F70433"/>
    <w:rsid w:val="00F77912"/>
    <w:rsid w:val="00F97B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F1D2F"/>
    <w:pPr>
      <w:widowControl w:val="0"/>
      <w:suppressAutoHyphens/>
    </w:pPr>
    <w:rPr>
      <w:color w:val="00000A"/>
      <w:sz w:val="24"/>
    </w:rPr>
  </w:style>
  <w:style w:type="paragraph" w:styleId="Heading1">
    <w:name w:val="heading 1"/>
    <w:basedOn w:val="Heading"/>
    <w:next w:val="TextBody"/>
    <w:rsid w:val="009F1D2F"/>
    <w:pPr>
      <w:outlineLvl w:val="0"/>
    </w:pPr>
    <w:rPr>
      <w:rFonts w:ascii="Thorndale" w:hAnsi="Thorndale"/>
      <w:b/>
      <w:bCs/>
      <w:sz w:val="48"/>
      <w:szCs w:val="44"/>
    </w:rPr>
  </w:style>
  <w:style w:type="paragraph" w:styleId="Heading2">
    <w:name w:val="heading 2"/>
    <w:basedOn w:val="Heading"/>
    <w:next w:val="TextBody"/>
    <w:rsid w:val="009F1D2F"/>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rsid w:val="009F1D2F"/>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rsid w:val="009F1D2F"/>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9F1D2F"/>
    <w:rPr>
      <w:color w:val="0000FF"/>
      <w:u w:val="single"/>
      <w:lang w:val="en-US" w:eastAsia="en-US" w:bidi="en-US"/>
    </w:rPr>
  </w:style>
  <w:style w:type="character" w:customStyle="1" w:styleId="BalloonTextChar">
    <w:name w:val="Balloon Text Char"/>
    <w:basedOn w:val="DefaultParagraphFont"/>
    <w:rsid w:val="009F1D2F"/>
    <w:rPr>
      <w:rFonts w:ascii="Tahoma" w:hAnsi="Tahoma" w:cs="Mangal"/>
      <w:sz w:val="16"/>
      <w:szCs w:val="14"/>
    </w:rPr>
  </w:style>
  <w:style w:type="character" w:styleId="CommentReference">
    <w:name w:val="annotation reference"/>
    <w:basedOn w:val="DefaultParagraphFont"/>
    <w:rsid w:val="009F1D2F"/>
    <w:rPr>
      <w:sz w:val="18"/>
      <w:szCs w:val="18"/>
    </w:rPr>
  </w:style>
  <w:style w:type="character" w:customStyle="1" w:styleId="CommentTextChar">
    <w:name w:val="Comment Text Char"/>
    <w:basedOn w:val="DefaultParagraphFont"/>
    <w:rsid w:val="009F1D2F"/>
  </w:style>
  <w:style w:type="character" w:customStyle="1" w:styleId="CommentSubjectChar">
    <w:name w:val="Comment Subject Char"/>
    <w:basedOn w:val="CommentTextChar"/>
    <w:rsid w:val="009F1D2F"/>
    <w:rPr>
      <w:b/>
      <w:bCs/>
      <w:sz w:val="20"/>
      <w:szCs w:val="20"/>
    </w:rPr>
  </w:style>
  <w:style w:type="character" w:customStyle="1" w:styleId="frlabel">
    <w:name w:val="fr_label"/>
    <w:basedOn w:val="DefaultParagraphFont"/>
    <w:rsid w:val="009F1D2F"/>
  </w:style>
  <w:style w:type="character" w:customStyle="1" w:styleId="hithilite">
    <w:name w:val="hithilite"/>
    <w:basedOn w:val="DefaultParagraphFont"/>
    <w:rsid w:val="009F1D2F"/>
  </w:style>
  <w:style w:type="paragraph" w:customStyle="1" w:styleId="Heading">
    <w:name w:val="Heading"/>
    <w:basedOn w:val="Normal"/>
    <w:next w:val="TextBody"/>
    <w:rsid w:val="009F1D2F"/>
    <w:pPr>
      <w:keepNext/>
      <w:spacing w:before="240" w:after="283"/>
    </w:pPr>
    <w:rPr>
      <w:rFonts w:ascii="Albany" w:hAnsi="Albany"/>
      <w:sz w:val="28"/>
      <w:szCs w:val="26"/>
    </w:rPr>
  </w:style>
  <w:style w:type="paragraph" w:customStyle="1" w:styleId="TextBody">
    <w:name w:val="Text Body"/>
    <w:basedOn w:val="Normal"/>
    <w:rsid w:val="009F1D2F"/>
    <w:pPr>
      <w:spacing w:after="283" w:line="288" w:lineRule="auto"/>
    </w:pPr>
  </w:style>
  <w:style w:type="paragraph" w:styleId="List">
    <w:name w:val="List"/>
    <w:basedOn w:val="TextBody"/>
    <w:rsid w:val="009F1D2F"/>
  </w:style>
  <w:style w:type="paragraph" w:styleId="Caption">
    <w:name w:val="caption"/>
    <w:basedOn w:val="Normal"/>
    <w:rsid w:val="009F1D2F"/>
    <w:pPr>
      <w:suppressLineNumbers/>
      <w:spacing w:before="120" w:after="120"/>
    </w:pPr>
    <w:rPr>
      <w:i/>
      <w:iCs/>
    </w:rPr>
  </w:style>
  <w:style w:type="paragraph" w:customStyle="1" w:styleId="Index">
    <w:name w:val="Index"/>
    <w:basedOn w:val="Normal"/>
    <w:rsid w:val="009F1D2F"/>
    <w:pPr>
      <w:suppressLineNumbers/>
    </w:pPr>
  </w:style>
  <w:style w:type="paragraph" w:customStyle="1" w:styleId="HorizontalLine">
    <w:name w:val="Horizontal Line"/>
    <w:basedOn w:val="Normal"/>
    <w:next w:val="TextBody"/>
    <w:rsid w:val="009F1D2F"/>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rsid w:val="009F1D2F"/>
    <w:pPr>
      <w:suppressLineNumbers/>
      <w:spacing w:after="60"/>
    </w:pPr>
    <w:rPr>
      <w:i/>
    </w:rPr>
  </w:style>
  <w:style w:type="paragraph" w:customStyle="1" w:styleId="TableContents">
    <w:name w:val="Table Contents"/>
    <w:basedOn w:val="TextBody"/>
    <w:rsid w:val="009F1D2F"/>
    <w:pPr>
      <w:suppressLineNumbers/>
    </w:pPr>
  </w:style>
  <w:style w:type="paragraph" w:styleId="Footer">
    <w:name w:val="footer"/>
    <w:basedOn w:val="Normal"/>
    <w:link w:val="FooterChar"/>
    <w:uiPriority w:val="99"/>
    <w:rsid w:val="009F1D2F"/>
    <w:pPr>
      <w:suppressLineNumbers/>
      <w:tabs>
        <w:tab w:val="center" w:pos="4818"/>
        <w:tab w:val="right" w:pos="9637"/>
      </w:tabs>
    </w:pPr>
  </w:style>
  <w:style w:type="paragraph" w:styleId="Header">
    <w:name w:val="header"/>
    <w:basedOn w:val="Normal"/>
    <w:link w:val="HeaderChar"/>
    <w:uiPriority w:val="99"/>
    <w:rsid w:val="009F1D2F"/>
    <w:pPr>
      <w:suppressLineNumbers/>
      <w:tabs>
        <w:tab w:val="center" w:pos="4818"/>
        <w:tab w:val="right" w:pos="9637"/>
      </w:tabs>
    </w:pPr>
  </w:style>
  <w:style w:type="paragraph" w:customStyle="1" w:styleId="TextBodynoindent">
    <w:name w:val="Text Body.noindent"/>
    <w:basedOn w:val="TextBody"/>
    <w:rsid w:val="009F1D2F"/>
  </w:style>
  <w:style w:type="paragraph" w:customStyle="1" w:styleId="TableContentsnoindent">
    <w:name w:val="Table Contents.noindent"/>
    <w:basedOn w:val="TableContents"/>
    <w:rsid w:val="009F1D2F"/>
  </w:style>
  <w:style w:type="paragraph" w:customStyle="1" w:styleId="TextBodynopar">
    <w:name w:val="Text Body.nopar"/>
    <w:basedOn w:val="TextBody"/>
    <w:rsid w:val="009F1D2F"/>
  </w:style>
  <w:style w:type="paragraph" w:customStyle="1" w:styleId="TextBodyindent">
    <w:name w:val="Text Body.indent"/>
    <w:basedOn w:val="TextBody"/>
    <w:rsid w:val="009F1D2F"/>
  </w:style>
  <w:style w:type="paragraph" w:customStyle="1" w:styleId="Heading1partHead">
    <w:name w:val="Heading 1.partHead"/>
    <w:basedOn w:val="Heading1"/>
    <w:rsid w:val="009F1D2F"/>
    <w:pPr>
      <w:jc w:val="center"/>
    </w:pPr>
  </w:style>
  <w:style w:type="paragraph" w:customStyle="1" w:styleId="TextBodybibitem">
    <w:name w:val="Text Body.bibitem"/>
    <w:basedOn w:val="TextBody"/>
    <w:rsid w:val="009F1D2F"/>
  </w:style>
  <w:style w:type="paragraph" w:customStyle="1" w:styleId="TextBodybibitem-p">
    <w:name w:val="Text Body.bibitem-p"/>
    <w:basedOn w:val="TextBody"/>
    <w:rsid w:val="009F1D2F"/>
  </w:style>
  <w:style w:type="paragraph" w:customStyle="1" w:styleId="Heading2titleHead">
    <w:name w:val="Heading 2.titleHead"/>
    <w:basedOn w:val="Heading2"/>
    <w:rsid w:val="009F1D2F"/>
    <w:pPr>
      <w:numPr>
        <w:ilvl w:val="0"/>
        <w:numId w:val="0"/>
      </w:numPr>
      <w:jc w:val="center"/>
    </w:pPr>
  </w:style>
  <w:style w:type="paragraph" w:customStyle="1" w:styleId="TableHeading">
    <w:name w:val="Table Heading"/>
    <w:basedOn w:val="TableContents"/>
    <w:rsid w:val="009F1D2F"/>
    <w:pPr>
      <w:jc w:val="center"/>
    </w:pPr>
    <w:rPr>
      <w:b/>
      <w:bCs/>
    </w:rPr>
  </w:style>
  <w:style w:type="paragraph" w:styleId="BalloonText">
    <w:name w:val="Balloon Text"/>
    <w:basedOn w:val="Normal"/>
    <w:rsid w:val="009F1D2F"/>
    <w:rPr>
      <w:rFonts w:ascii="Tahoma" w:hAnsi="Tahoma" w:cs="Mangal"/>
      <w:sz w:val="16"/>
      <w:szCs w:val="14"/>
    </w:rPr>
  </w:style>
  <w:style w:type="paragraph" w:styleId="CommentText">
    <w:name w:val="annotation text"/>
    <w:basedOn w:val="Normal"/>
    <w:rsid w:val="009F1D2F"/>
  </w:style>
  <w:style w:type="paragraph" w:styleId="CommentSubject">
    <w:name w:val="annotation subject"/>
    <w:basedOn w:val="CommentText"/>
    <w:rsid w:val="009F1D2F"/>
    <w:rPr>
      <w:b/>
      <w:bCs/>
      <w:sz w:val="20"/>
      <w:szCs w:val="20"/>
    </w:rPr>
  </w:style>
  <w:style w:type="paragraph" w:styleId="Revision">
    <w:name w:val="Revision"/>
    <w:rsid w:val="009F1D2F"/>
    <w:pPr>
      <w:suppressAutoHyphens/>
    </w:pPr>
    <w:rPr>
      <w:color w:val="00000A"/>
      <w:sz w:val="24"/>
    </w:rPr>
  </w:style>
  <w:style w:type="paragraph" w:customStyle="1" w:styleId="frfield">
    <w:name w:val="fr_field"/>
    <w:basedOn w:val="Normal"/>
    <w:rsid w:val="009F1D2F"/>
    <w:pPr>
      <w:spacing w:after="280"/>
    </w:pPr>
    <w:rPr>
      <w:rFonts w:ascii="Times" w:hAnsi="Times"/>
      <w:sz w:val="20"/>
      <w:szCs w:val="20"/>
      <w:lang w:eastAsia="en-US" w:bidi="ar-SA"/>
    </w:rPr>
  </w:style>
  <w:style w:type="paragraph" w:customStyle="1" w:styleId="sourcetitle">
    <w:name w:val="sourcetitle"/>
    <w:basedOn w:val="Normal"/>
    <w:rsid w:val="009F1D2F"/>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climexp.knmi.nl/"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www.ncnhp.org/Images/Ashe10-10-2005.pdf" TargetMode="External"/><Relationship Id="rId2" Type="http://schemas.openxmlformats.org/officeDocument/2006/relationships/styles" Target="styles.xml"/><Relationship Id="rId16" Type="http://schemas.openxmlformats.org/officeDocument/2006/relationships/hyperlink" Target="http://www.cpc.ncep.noaa.gov/products/precip/CWlink/MJO/enso.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7024</Words>
  <Characters>40037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Shelly Griffin</cp:lastModifiedBy>
  <cp:revision>2</cp:revision>
  <cp:lastPrinted>2014-10-06T22:06:00Z</cp:lastPrinted>
  <dcterms:created xsi:type="dcterms:W3CDTF">2014-10-16T02:48:00Z</dcterms:created>
  <dcterms:modified xsi:type="dcterms:W3CDTF">2014-10-16T02:48:00Z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