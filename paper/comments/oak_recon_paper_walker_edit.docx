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p>
    <w:p w:rsidR="003919F1" w:rsidRDefault="00E836D2">
      <w:pPr>
        <w:pStyle w:val="TextBody"/>
        <w:spacing w:after="0"/>
        <w:jc w:val="center"/>
      </w:pPr>
      <w:r>
        <w:t>Valerie Trouet</w:t>
      </w:r>
    </w:p>
    <w:p w:rsidR="00E3431B" w:rsidRDefault="00E3431B">
      <w:pPr>
        <w:pStyle w:val="TextBody"/>
        <w:spacing w:after="0"/>
        <w:jc w:val="center"/>
      </w:pPr>
      <w:r>
        <w:t>University of Arizona</w:t>
      </w:r>
    </w:p>
    <w:p w:rsidR="00E3431B" w:rsidRDefault="00E3431B">
      <w:pPr>
        <w:pStyle w:val="TextBody"/>
        <w:spacing w:after="0"/>
        <w:jc w:val="center"/>
      </w:pPr>
      <w:r>
        <w:t>Tucson AZ</w:t>
      </w:r>
    </w:p>
    <w:p w:rsidR="00E3431B" w:rsidRDefault="00E3431B">
      <w:pPr>
        <w:pStyle w:val="TextBody"/>
        <w:spacing w:after="0"/>
        <w:jc w:val="center"/>
      </w:pPr>
      <w:r>
        <w:t>85701</w:t>
      </w:r>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0" w:name="x1-1000"/>
      <w:bookmarkEnd w:id="0"/>
      <w:r>
        <w:br w:type="page"/>
      </w:r>
    </w:p>
    <w:p w:rsidR="003919F1" w:rsidRDefault="00E836D2">
      <w:pPr>
        <w:pStyle w:val="Heading3"/>
        <w:spacing w:before="0" w:line="480" w:lineRule="auto"/>
      </w:pPr>
      <w:r>
        <w:lastRenderedPageBreak/>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r>
        <w:rPr>
          <w:i/>
        </w:rPr>
        <w:t xml:space="preserve">Quercus prinus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r>
        <w:rPr>
          <w:i/>
        </w:rPr>
        <w:t xml:space="preserve">Quercus prinus </w:t>
      </w:r>
      <w:r>
        <w:t xml:space="preserve">chronologies in a nested principal component analysis (PCA). Correlation between the growth proxy and early summer precipitation was increased through PCA,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1" w:name="x1-20001"/>
      <w:bookmarkEnd w:id="1"/>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 xml:space="preserve">(IPCC 2013, </w:t>
      </w:r>
      <w:r w:rsidR="005021C4">
        <w:t>IPCC 2007</w:t>
      </w:r>
      <w:r w:rsidR="00F359F5">
        <w:t>)</w:t>
      </w:r>
      <w:r w:rsidR="00D62FCA">
        <w:t xml:space="preserve">. </w:t>
      </w:r>
      <w:r>
        <w:t xml:space="preserve">However the influence of increased radiative forcing on precipitation regimes is not well understood, and this is particularly the case for the southeastern United States (US) . The 24 models used to make predictions about climate change in the Intergovernmental Panel on Climate Change Fourth Assessment Report were not in consensus with respect to drought frequency in this region </w:t>
      </w:r>
      <w:r w:rsidR="00EE364A">
        <w:t>(IPCC 2007, Seager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 xml:space="preserve">(Seager et al. 2009, </w:t>
      </w:r>
      <w:r w:rsidR="00851945">
        <w:t>Sobolowski et al. 2012</w:t>
      </w:r>
      <w:r w:rsidR="004B1D1A">
        <w:t>)</w:t>
      </w:r>
      <w: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(Büntgen et al. 2007</w:t>
      </w:r>
      <w:r>
        <w:t>)</w:t>
      </w:r>
      <w:r w:rsidR="00F77912">
        <w:t>)</w:t>
      </w:r>
      <w:r>
        <w:t xml:space="preserve"> is the limiting tree growth factor. However, tree-ring data have also successfully been used for climate reconstructions in temperate climate regions characterized by high humidity such as the eastern US </w:t>
      </w:r>
      <w:r w:rsidR="004507CD">
        <w:t>(LeBlanc 1993, Stahle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 xml:space="preserve">which environmental factors are limiting tree growth in that area (Fritts </w:t>
      </w:r>
      <w:r w:rsidR="001D6004">
        <w:t>1976</w:t>
      </w:r>
      <w:r>
        <w:t>).  Furthermore, it has traditionally</w:t>
      </w:r>
      <w:ins w:id="2" w:author="David Walker" w:date="2014-10-19T22:59:00Z">
        <w:r w:rsidR="00DE1C5E">
          <w:t xml:space="preserve"> been</w:t>
        </w:r>
      </w:ins>
      <w:r>
        <w:t xml:space="preserve">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Pan et al. 1997, Speer et al. 20</w:t>
      </w:r>
      <w:r w:rsidR="001D6004">
        <w:t>09</w:t>
      </w:r>
      <w:r w:rsidR="00991A39">
        <w:t>,  Rubino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(Stahle &amp; Cleaveland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autumn, and current summer. They also report negative correlations with air temperature of the curren</w:t>
      </w:r>
      <w:r w:rsidR="001D6004">
        <w:t>t growing season. Speer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r>
        <w:rPr>
          <w:i/>
        </w:rPr>
        <w:t>Quercus prinus</w:t>
      </w:r>
      <w:r>
        <w:t xml:space="preserve">; QUPR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pPr>
        <w:pStyle w:val="Heading3"/>
        <w:spacing w:before="0" w:line="480" w:lineRule="auto"/>
      </w:pPr>
      <w:r>
        <w:t xml:space="preserve">2 </w:t>
      </w:r>
      <w:bookmarkStart w:id="3" w:name="x1-30002"/>
      <w:bookmarkEnd w:id="3"/>
      <w:r>
        <w:t>Materials and Methods</w:t>
      </w:r>
    </w:p>
    <w:p w:rsidR="003919F1" w:rsidRDefault="00E836D2">
      <w:pPr>
        <w:pStyle w:val="Heading4"/>
        <w:spacing w:before="0" w:line="480" w:lineRule="auto"/>
      </w:pPr>
      <w:r>
        <w:t xml:space="preserve">2.1 </w:t>
      </w:r>
      <w:bookmarkStart w:id="4" w:name="x1-40002.1"/>
      <w:bookmarkEnd w:id="4"/>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r w:rsidR="00DE1C5E">
        <w:fldChar w:fldCharType="begin"/>
      </w:r>
      <w:r w:rsidR="00DE1C5E">
        <w:instrText xml:space="preserve"> HYPERLINK \l "x1-120051" \h </w:instrText>
      </w:r>
      <w:r w:rsidR="00DE1C5E">
        <w:fldChar w:fldCharType="separate"/>
      </w:r>
      <w:r>
        <w:rPr>
          <w:rStyle w:val="InternetLink"/>
        </w:rPr>
        <w:t>1</w:t>
      </w:r>
      <w:r w:rsidR="00DE1C5E">
        <w:rPr>
          <w:rStyle w:val="InternetLink"/>
        </w:rPr>
        <w:fldChar w:fldCharType="end"/>
      </w:r>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The study site supports dominant QUPR trees amongst a canopy of many species, including scarlet oak (</w:t>
      </w:r>
      <w:r>
        <w:rPr>
          <w:i/>
        </w:rPr>
        <w:t>Quercus coccinea</w:t>
      </w:r>
      <w:r>
        <w:t>), northern red oak (</w:t>
      </w:r>
      <w:r>
        <w:rPr>
          <w:i/>
        </w:rPr>
        <w:t>Quercus rubra</w:t>
      </w:r>
      <w:r>
        <w:t>), red maple (</w:t>
      </w:r>
      <w:r>
        <w:rPr>
          <w:i/>
        </w:rPr>
        <w:t>Acer rubrum</w:t>
      </w:r>
      <w:r>
        <w:t>), Virginia pine (</w:t>
      </w:r>
      <w:r>
        <w:rPr>
          <w:i/>
        </w:rPr>
        <w:t>Pinus virginiana</w:t>
      </w:r>
      <w:r>
        <w:t>), pitch pine (</w:t>
      </w:r>
      <w:r>
        <w:rPr>
          <w:i/>
        </w:rPr>
        <w:t>Pinus pungens</w:t>
      </w:r>
      <w:r>
        <w:t>), and eastern white pine (</w:t>
      </w:r>
      <w:r>
        <w:rPr>
          <w:i/>
        </w:rPr>
        <w:t>Pinus strobus</w:t>
      </w:r>
      <w:r>
        <w:t xml:space="preserve">). Site access was adjacent to the Appalachian trail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(Fritts 1976)</w:t>
      </w:r>
      <w:r>
        <w:t xml:space="preserve">. </w:t>
      </w:r>
    </w:p>
    <w:p w:rsidR="003919F1" w:rsidRDefault="00E836D2">
      <w:pPr>
        <w:pStyle w:val="TextBodynoindent"/>
        <w:spacing w:line="480" w:lineRule="auto"/>
      </w:pPr>
      <w:r>
        <w:t>We sampled 56 QUPR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LINTAB measurement stage with 0.01mm precision, and visual crossdating was </w:t>
      </w:r>
      <w:r w:rsidR="00991A39">
        <w:t xml:space="preserve">checked using COFECHA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ARSTAN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We here assume that the loss of climatic signal was negligible, and comparison of the detrended time series with climatic data ultimately determined if the strength of the remaining signal was sufficient to perform further analyses. The Brush Mountain site chronology was then calculated by averaging the individually detrended</w:t>
      </w:r>
      <w:r>
        <w:rPr>
          <w:color w:val="221E1F"/>
          <w:sz w:val="20"/>
          <w:szCs w:val="20"/>
        </w:rPr>
        <w:t xml:space="preserve"> </w:t>
      </w:r>
      <w:r>
        <w:rPr>
          <w:color w:val="221E1F"/>
        </w:rPr>
        <w:t>series using a biweight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(Wigley et al. 1984) </w:t>
      </w:r>
      <w:r>
        <w:t xml:space="preserve">. </w:t>
      </w:r>
    </w:p>
    <w:p w:rsidR="003919F1" w:rsidRDefault="00E836D2">
      <w:pPr>
        <w:pStyle w:val="Heading4"/>
        <w:spacing w:before="0" w:line="480" w:lineRule="auto"/>
      </w:pPr>
      <w:r>
        <w:t xml:space="preserve">2.2 </w:t>
      </w:r>
      <w:bookmarkStart w:id="5" w:name="x1-50002.2"/>
      <w:bookmarkEnd w:id="5"/>
      <w:r>
        <w:t>Principal component analysis</w:t>
      </w:r>
    </w:p>
    <w:p w:rsidR="003919F1" w:rsidRDefault="00E836D2">
      <w:pPr>
        <w:pStyle w:val="TextBodynoindent"/>
        <w:spacing w:line="480" w:lineRule="auto"/>
      </w:pPr>
      <w:r>
        <w:t xml:space="preserve">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w:t>
      </w:r>
      <w:r>
        <w:lastRenderedPageBreak/>
        <w:t>of climate signal in individual sites</w:t>
      </w:r>
      <w:r w:rsidR="009E7FDD">
        <w:t xml:space="preserve"> (Peters et al. 1981, Anchukaitis et al. 2006, Jacoby et al. 1989)</w:t>
      </w:r>
      <w:r>
        <w:t>. Through the application of PCA,</w:t>
      </w:r>
      <w:del w:id="6" w:author="David Walker" w:date="2014-10-19T23:03:00Z">
        <w:r w:rsidDel="00DE1C5E">
          <w:delText>,</w:delText>
        </w:r>
      </w:del>
      <w:r>
        <w:t xml:space="preserve"> tree-ring data collected from a network of regional sites can be combined to reduce site level noise through the identification of a common climate signal across sites. </w:t>
      </w:r>
    </w:p>
    <w:p w:rsidR="003919F1" w:rsidRDefault="00E836D2">
      <w:pPr>
        <w:pStyle w:val="TextBodynoindent"/>
        <w:spacing w:line="480" w:lineRule="auto"/>
      </w:pPr>
      <w:r>
        <w:t xml:space="preserve">To increase the strength of the precipitation signal in our chronology, we combined the BM chronology with four eastern US </w:t>
      </w:r>
      <w:r>
        <w:rPr>
          <w:i/>
        </w:rPr>
        <w:t xml:space="preserve">Quercus </w:t>
      </w:r>
      <w:r>
        <w:t>chronologies (3 QUPR</w:t>
      </w:r>
      <w:r>
        <w:rPr>
          <w:i/>
        </w:rPr>
        <w:t xml:space="preserve"> </w:t>
      </w:r>
      <w:r>
        <w:t xml:space="preserve">and 1 </w:t>
      </w:r>
      <w:r>
        <w:rPr>
          <w:i/>
        </w:rPr>
        <w:t>Quercus alba</w:t>
      </w:r>
      <w:r>
        <w:t>) in a</w:t>
      </w:r>
      <w:del w:id="7" w:author="David Walker" w:date="2014-10-19T23:04:00Z">
        <w:r w:rsidDel="00DE1C5E">
          <w:delText xml:space="preserve"> </w:delText>
        </w:r>
      </w:del>
      <w:del w:id="8" w:author="David Walker" w:date="2014-10-19T23:03:00Z">
        <w:r w:rsidDel="00DE1C5E">
          <w:delText>in a</w:delText>
        </w:r>
      </w:del>
      <w:r>
        <w:t xml:space="preserve"> nested singular value decomposition PCA </w:t>
      </w:r>
      <w:r w:rsidR="009E7FDD">
        <w:t>(Wold et al. 1987, Cook et al. 2007)</w:t>
      </w:r>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r>
        <w:rPr>
          <w:i/>
        </w:rPr>
        <w:t xml:space="preserve">Quercus </w:t>
      </w:r>
      <w:r>
        <w:t xml:space="preserve">sites were downloaded from the International Tree-Ring Database (ITRDB; </w:t>
      </w:r>
      <w:r>
        <w:rPr>
          <w:rStyle w:val="InternetLink"/>
          <w:rFonts w:ascii="monospace" w:hAnsi="monospace"/>
        </w:rPr>
        <w:t>http://www.ncdc.noaa.gov/paleo/treering.html</w:t>
      </w:r>
      <w:r>
        <w:t>) and individual ring-width time series were detrended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PCA approach to make use of the chronologies that extended prior to 1845: we combined the BM chronology with all four </w:t>
      </w:r>
      <w:r>
        <w:rPr>
          <w:i/>
        </w:rPr>
        <w:t xml:space="preserve">Quercus </w:t>
      </w:r>
      <w:r>
        <w:t>chronologies in a first PCA run (PCA</w:t>
      </w:r>
      <w:r>
        <w:rPr>
          <w:vertAlign w:val="subscript"/>
        </w:rPr>
        <w:t>1845</w:t>
      </w:r>
      <w:r>
        <w:t>) and then added a second PCA run (PCA</w:t>
      </w:r>
      <w:r>
        <w:rPr>
          <w:vertAlign w:val="subscript"/>
        </w:rPr>
        <w:t>1750</w:t>
      </w:r>
      <w:r>
        <w:t>) that included only the 3 chronologies that extended back to 1750 (LH, WD, and OC).</w:t>
      </w:r>
      <w:del w:id="9" w:author="David Walker" w:date="2014-10-19T23:04:00Z">
        <w:r w:rsidDel="00DE1C5E">
          <w:delText>.</w:delText>
        </w:r>
      </w:del>
      <w:r>
        <w:t xml:space="preserve"> For each PCA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SWV (for southwest Virginia) reconstruction. We highlight that the BM chronology is determined for a single point, but that the SWV reconstruction is representative of the climate in the surrounding region as a result of being </w:t>
      </w:r>
      <w:r>
        <w:lastRenderedPageBreak/>
        <w:t xml:space="preserve">constructed from a PCA on growth series from sites spatially distributed around this point. </w:t>
      </w:r>
    </w:p>
    <w:p w:rsidR="003919F1" w:rsidRDefault="00E836D2">
      <w:pPr>
        <w:pStyle w:val="Heading4"/>
        <w:spacing w:before="0" w:line="480" w:lineRule="auto"/>
      </w:pPr>
      <w:r>
        <w:t xml:space="preserve">2.3 </w:t>
      </w:r>
      <w:bookmarkStart w:id="10" w:name="x1-60002.3"/>
      <w:bookmarkEnd w:id="10"/>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24’ W; elevation 634 m; 1901-2006) in a correlation function analysis with BM chronology.  For this purpose, monthly precipitation sums and average temperatures and PDSI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(r=0.53, p&lt;0.01). </w:t>
      </w:r>
    </w:p>
    <w:p w:rsidR="003919F1" w:rsidRDefault="00E836D2">
      <w:pPr>
        <w:pStyle w:val="TextBodynoindent"/>
        <w:spacing w:line="480" w:lineRule="auto"/>
      </w:pPr>
      <w:r>
        <w:t>This result was then used in a second step as guidance for a spatial correlation analysis between the SWV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  </w:t>
      </w:r>
      <w:r w:rsidR="009E7FDD">
        <w:rPr>
          <w:rStyle w:val="InternetLink"/>
        </w:rPr>
        <w:t>Harris et al. 2014</w:t>
      </w:r>
      <w:r>
        <w:t>]. Spatial correlations were calculated using the KNMI climate explorer [</w:t>
      </w:r>
      <w:hyperlink r:id="rId8">
        <w:r>
          <w:rPr>
            <w:rStyle w:val="InternetLink"/>
          </w:rPr>
          <w:t>http://climexp.knmi.nl</w:t>
        </w:r>
      </w:hyperlink>
      <w:r w:rsidR="009E7FDD">
        <w:t>; Trouet &amp;</w:t>
      </w:r>
      <w:r>
        <w:t xml:space="preserve"> van Oldenborgh 2013]. The grid point showing the strongest correlation between the SWV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11" w:name="x1-70002.4"/>
      <w:bookmarkEnd w:id="11"/>
      <w:r>
        <w:t>Reconstruction methods</w:t>
      </w:r>
    </w:p>
    <w:p w:rsidR="003919F1" w:rsidRDefault="00E836D2">
      <w:pPr>
        <w:pStyle w:val="TextBodynoindent"/>
        <w:spacing w:line="480" w:lineRule="auto"/>
      </w:pPr>
      <w:r>
        <w:t xml:space="preserve">Precipitation was modelled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12" w:name="x1-7001r1"/>
            <w:bookmarkEnd w:id="12"/>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13" w:name="x1-7002r2"/>
            <w:bookmarkEnd w:id="13"/>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PCA value at year </w:t>
      </w:r>
      <w:r>
        <w:rPr>
          <w:i/>
        </w:rPr>
        <w:t>t</w:t>
      </w:r>
      <w:r>
        <w:t xml:space="preserve">. Uninformative priors were placed on all three parameters as follows: </w:t>
      </w:r>
      <w:r>
        <w:rPr>
          <w:i/>
        </w:rPr>
        <w:t>β</w:t>
      </w:r>
      <w:r>
        <w:rPr>
          <w:i/>
          <w:position w:val="-10"/>
          <w:sz w:val="19"/>
        </w:rPr>
        <w:t>i</w:t>
      </w:r>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w:t>
      </w:r>
      <w:del w:id="14" w:author="David Walker" w:date="2014-10-19T23:07:00Z">
        <w:r w:rsidDel="00DE1C5E">
          <w:delText xml:space="preserve"> to disk</w:delText>
        </w:r>
      </w:del>
      <w:r>
        <w:t xml:space="preserve">. The 0.025, 0.5 and 0.975 quantiles of these estimates were determined to define an upper and lower bound for a 95% credible interval, as well as the median. At each iteration, parameter estimates were used to compute estimated precipitation. A 95% predictive interval was computed from these precipitation estimates using the 0.025, 0.5 and 0.975 quantiles. Note that frequentist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15" w:name="x1-80002.5"/>
      <w:bookmarkEnd w:id="15"/>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 xml:space="preserve">(MSE), reduction of error (RE) </w:t>
      </w:r>
      <w:r w:rsidR="009E7FDD">
        <w:rPr>
          <w:rStyle w:val="InternetLink"/>
        </w:rPr>
        <w:t>(Fritts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commentRangeStart w:id="16"/>
      <w:r w:rsidR="009E7FDD">
        <w:t>()</w:t>
      </w:r>
      <w:commentRangeEnd w:id="16"/>
      <w:r w:rsidR="00DE1C5E">
        <w:rPr>
          <w:rStyle w:val="CommentReference"/>
        </w:rPr>
        <w:commentReference w:id="16"/>
      </w:r>
      <w:r w:rsidR="009E7FDD">
        <w:t xml:space="preserve"> </w:t>
      </w:r>
      <w:r>
        <w:t xml:space="preserve">for further details on assessing reconstruction skill). </w:t>
      </w:r>
    </w:p>
    <w:p w:rsidR="003919F1" w:rsidRDefault="00E836D2">
      <w:pPr>
        <w:pStyle w:val="Heading4"/>
        <w:spacing w:before="0" w:line="480" w:lineRule="auto"/>
      </w:pPr>
      <w:r>
        <w:lastRenderedPageBreak/>
        <w:t xml:space="preserve">2.6 </w:t>
      </w:r>
      <w:bookmarkStart w:id="17" w:name="x1-90002.6"/>
      <w:bookmarkEnd w:id="17"/>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r>
        <w:t>, a tree-ring based gridded reconstruction of PDSI values for June through August over the last 2,000 years. The second drought reconstruction was a July PDSI reconstruction (JT) for Virginia and No</w:t>
      </w:r>
      <w:r w:rsidR="007F6BE6">
        <w:t>rth Carolinian coastal regions (Stahle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(Stahle &amp; Cleaveland 1992)</w:t>
      </w:r>
      <w:r>
        <w:t xml:space="preserve">, and one reconstruction for early summer anomalies </w:t>
      </w:r>
      <w:r w:rsidR="008F5A3C">
        <w:t>for the Montpelier region (MP) (Druckenbrod et al. 2003)</w:t>
      </w:r>
      <w:r>
        <w:t xml:space="preserve">. </w:t>
      </w:r>
    </w:p>
    <w:p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w:t>
      </w:r>
      <w:r w:rsidR="008F5A3C">
        <w:t xml:space="preserve"> (Torrence &amp; Compo 1998)</w:t>
      </w:r>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8" w:name="x1-100003"/>
      <w:bookmarkEnd w:id="18"/>
      <w:r>
        <w:t>Results</w:t>
      </w:r>
    </w:p>
    <w:p w:rsidR="003919F1" w:rsidRDefault="00E836D2">
      <w:pPr>
        <w:pStyle w:val="TextBodynoindent"/>
        <w:spacing w:line="480" w:lineRule="auto"/>
      </w:pPr>
      <w:r>
        <w:t>The BM chronology covered the period 1764-2010 CE, had an interseries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 xml:space="preserve">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PDSI (jjPDSI; </w:t>
      </w:r>
      <w:r>
        <w:rPr>
          <w:i/>
        </w:rPr>
        <w:t xml:space="preserve">r </w:t>
      </w:r>
      <w:r>
        <w:t xml:space="preserve">= 0.55, </w:t>
      </w:r>
      <w:r>
        <w:rPr>
          <w:i/>
        </w:rPr>
        <w:t xml:space="preserve">p &lt; </w:t>
      </w:r>
      <w:r>
        <w:t xml:space="preserve">0.01). Furthermore, we found significant, positive correlations with precipitation of the previous year June and current year May and June (Fig. 4A). When averaging monthly precipitation values over the months May and June (mjPR),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Based on this climate-growth analysis, mjPR and jjPDSI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t xml:space="preserve">, </w:t>
      </w:r>
      <w:hyperlink w:anchor="x1-120062">
        <w:r>
          <w:rPr>
            <w:rStyle w:val="InternetLink"/>
          </w:rPr>
          <w:t>2</w:t>
        </w:r>
      </w:hyperlink>
      <w:r>
        <w:t xml:space="preserve">) in a nested PCA approach. All four chronologies were significantly positively correlated with the mjPR and jjPDSI values from the monthly data set obtained from the spatial correlation analysis (mjPR r: 0.38-0.55; jjPDSI r: 0.48-0.59; see Table 1). </w:t>
      </w:r>
    </w:p>
    <w:p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SWV (for southwest Virginia). </w:t>
      </w:r>
    </w:p>
    <w:p w:rsidR="003919F1" w:rsidRDefault="00E836D2">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and this is particularly true for mjPR (</w:t>
      </w:r>
      <w:r>
        <w:rPr>
          <w:i/>
        </w:rPr>
        <w:t xml:space="preserve">r </w:t>
      </w:r>
      <w:r>
        <w:t xml:space="preserve">= 0.61, </w:t>
      </w:r>
      <w:r>
        <w:rPr>
          <w:i/>
        </w:rPr>
        <w:t xml:space="preserve">p &lt; </w:t>
      </w:r>
      <w:r>
        <w:t>0.01) and jjPDSI (</w:t>
      </w:r>
      <w:r>
        <w:rPr>
          <w:i/>
        </w:rPr>
        <w:t xml:space="preserve">r </w:t>
      </w:r>
      <w:r>
        <w:t xml:space="preserve">= 0.63, </w:t>
      </w:r>
      <w:r>
        <w:rPr>
          <w:i/>
        </w:rPr>
        <w:t xml:space="preserve">p &lt; </w:t>
      </w:r>
      <w:r>
        <w:t>0.01). We thus tested mjPR and jjPDSI as potential reconstruction targets in a split calibration/verification scheme (Table 2). RE and CE values were negative for jjPDSI when using the later calibration period (1942-1981), indicating a poor fit of the reconstruction model. RE and CE are key statistics to determine the skill of a reconstruction, and our decision to reconstruct mjPR rather than jjPDSI was based on these values. Our final mjPR reconstruction, now referred to as rSWV, was scaled against the entire 1901-1981 interval. Estimates of rSWV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We compared rSWV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0.01), but we note that the LH chronology was used in the construction of both rSWV and NADA, thus implying that these records are not completely independent. A spectral analysis shows a periodicity in the rSWV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9" w:name="x1-110004"/>
      <w:bookmarkEnd w:id="19"/>
      <w:r>
        <w:t>Discussion</w:t>
      </w:r>
    </w:p>
    <w:p w:rsidR="003919F1" w:rsidRDefault="00E836D2">
      <w:pPr>
        <w:pStyle w:val="TextBodynoindent"/>
        <w:spacing w:line="480" w:lineRule="auto"/>
      </w:pPr>
      <w:r>
        <w:t xml:space="preserve">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(Speer et al. 2009, Li 2011)</w:t>
      </w:r>
      <w:r>
        <w:t xml:space="preserve"> and can be explained by ecophysiological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(Zweifel et al. 2006)</w:t>
      </w:r>
      <w:r>
        <w:t>. Under severe moisture stress, oak carbon allocation is shifted from shoot to root, thereby increasing the root/shoot ratio</w:t>
      </w:r>
      <w:r w:rsidR="006070D6">
        <w:t xml:space="preserve"> (Dickson et al. 1996)</w:t>
      </w:r>
      <w:r>
        <w:t>. QUPR is considered to be more tolerant to drought stress than other oak species and exhibits several morphological adaptations in order to better cope with moisture stress events</w:t>
      </w:r>
      <w:r w:rsidR="006070D6">
        <w:t xml:space="preserve"> (Dickson et al. 1996)</w:t>
      </w:r>
      <w:r>
        <w:t>.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detrended BM chronology demonstrates that oaks in a closed-canopy forest can be used as paleoclimate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(Melvin &amp; Briffa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pPr>
        <w:pStyle w:val="TextBodynoindent"/>
        <w:spacing w:line="480" w:lineRule="auto"/>
      </w:pPr>
      <w:r>
        <w:t xml:space="preserve">To isolate and strengthen the moisture-growth relationship of the BM chronology, we performed a nested PCA including five regional summer moisture sensitive </w:t>
      </w:r>
      <w:r>
        <w:rPr>
          <w:i/>
        </w:rPr>
        <w:t xml:space="preserve">Quercus </w:t>
      </w:r>
      <w:r>
        <w:t xml:space="preserve">chronologies. The spatial pattern of the relationship between the resulting SWV chronology and early summer precipitation </w:t>
      </w:r>
      <w:hyperlink w:anchor="x1-120084">
        <w:r>
          <w:rPr>
            <w:rStyle w:val="InternetLink"/>
          </w:rPr>
          <w:t xml:space="preserve">indicates that SWV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(Beniston 1997)</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lastRenderedPageBreak/>
        <w:t>Our reconstruction generally shows similar variability as other reconstructions of moisture variability in the southeastern US (Table 4)  The strongest similarity was found with the NADA PDSI reconstruction (Figure </w:t>
      </w:r>
      <w:r>
        <w:rPr>
          <w:rStyle w:val="InternetLink"/>
        </w:rPr>
        <w:t>7)</w:t>
      </w:r>
      <w:r>
        <w:t xml:space="preserve">, but we note the lack of full independence between these two records. Despite the overall strong agreement between both records, a 31-year windowed correlation between rSWV and NADA PDSI indicated that these records were not consistent for the period 1853-1866. </w:t>
      </w:r>
    </w:p>
    <w:p w:rsidR="003919F1" w:rsidRDefault="00E836D2">
      <w:pPr>
        <w:pStyle w:val="TextBodynoindent"/>
        <w:spacing w:line="480" w:lineRule="auto"/>
      </w:pPr>
      <w:r>
        <w:t>All five chronologies contributing to SWV show a pattern of reduced correlation with the NADA PDSI reconstruction during this period, which coincides with a La Niña</w:t>
      </w:r>
      <w:r w:rsidR="006070D6">
        <w:t xml:space="preserve"> event ocurring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(Pielke et al. 1999)</w:t>
      </w:r>
      <w:r>
        <w:t>. During this large-scale ocean-atmosphere phenomenon, temperature anomal</w:t>
      </w:r>
      <w:r w:rsidR="006070D6">
        <w:t>ies in the southeastern US (</w:t>
      </w:r>
      <w:r w:rsidR="00F64240">
        <w:t>National Oceanic and Atmosheric Administration</w:t>
      </w:r>
      <w:r w:rsidR="006070D6">
        <w:t xml:space="preserve"> 2014)</w:t>
      </w:r>
      <w:r>
        <w:t xml:space="preserve"> in combination with low moisture availability likely led to a change in the otherwise stationary precipitation-growth relationship. </w:t>
      </w:r>
    </w:p>
    <w:p w:rsidR="003919F1" w:rsidRDefault="00E836D2">
      <w:pPr>
        <w:pStyle w:val="TextBodynoindent"/>
        <w:spacing w:line="480" w:lineRule="auto"/>
      </w:pPr>
      <w:r>
        <w:t xml:space="preserve">The rSWV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(Fye et al. 2003)</w:t>
      </w:r>
      <w:r>
        <w:t>. However, when compared at a decadal scale after application of a 10-year smoothing spline, the rSWV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lastRenderedPageBreak/>
        <w:t>In years prior to the instrumental record, the rSWV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rSWV reconstruction shows an 11-year cyclicity (Figure </w:t>
      </w:r>
      <w:hyperlink w:anchor="x1-120106">
        <w:r>
          <w:rPr>
            <w:rStyle w:val="InternetLink"/>
          </w:rPr>
          <w:t>6</w:t>
        </w:r>
      </w:hyperlink>
      <w:r>
        <w:t xml:space="preserve">), a periodicity that has been observed in both instrumental and paleo-reconstructed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(Hancock &amp; Yarger 1979, Lassen &amp; Friis-Christensen 1995)</w:t>
      </w:r>
      <w:r>
        <w:t>. In particular, this cyclic pattern has been identified in June precipitation in the southeastern US</w:t>
      </w:r>
      <w:r w:rsidR="006070D6">
        <w:t xml:space="preserve"> (Hancock &amp; Yarger 1979)</w:t>
      </w:r>
      <w:r>
        <w:t>, but was not apparent in western US tree-r</w:t>
      </w:r>
      <w:r w:rsidR="006070D6">
        <w:t xml:space="preserve">ing based PDSI reconstructions </w:t>
      </w:r>
      <w:r w:rsidR="006070D6">
        <w:rPr>
          <w:rStyle w:val="InternetLink"/>
        </w:rPr>
        <w:t>(Cook et al. 1997)</w:t>
      </w:r>
      <w:r>
        <w:t>. This observed 11-year periodicity is a characteristic of the solar cycle, which has been shown to be reflected in terrestrial climate, and identified as one of the contributing factors that determine global temperature</w:t>
      </w:r>
      <w:r w:rsidR="00306FEF">
        <w:t xml:space="preserve"> (Lassen &amp; Friis-Christensen 1995, Reid 2002,  N</w:t>
      </w:r>
      <w:r w:rsidR="00F64240">
        <w:t>ational Research Council</w:t>
      </w:r>
      <w:r w:rsidR="00306FEF">
        <w:t xml:space="preserve"> 1994)</w:t>
      </w:r>
      <w:r>
        <w:t>. Solar periods of high and low activity can be measured by the number of sunspots or the solar cycle length</w:t>
      </w:r>
      <w:r w:rsidR="007F6BE6">
        <w:t xml:space="preserve"> (Friis-Christensen &amp; Lassen 1991, Usoskin et al. 2003)</w:t>
      </w:r>
      <w:r>
        <w:t>. A larger number of sunspots indicates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ay also influence hydroclimate (Hancock &amp; Yarger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rsidR="003919F1" w:rsidRDefault="00E836D2">
      <w:pPr>
        <w:pStyle w:val="TextBodynoindent"/>
        <w:spacing w:line="480" w:lineRule="auto"/>
      </w:pPr>
      <w:r>
        <w:lastRenderedPageBreak/>
        <w:t>We have shown that QUPR growth in the southern Appalachians is positively influenced by early summer precipitation and we successfully reconstructed May-June precipitation for the period 1750-1981 and thus extended the instrumental record</w:t>
      </w:r>
      <w:del w:id="20" w:author="David Walker" w:date="2014-10-19T23:15:00Z">
        <w:r w:rsidDel="005C074D">
          <w:delText xml:space="preserve"> with</w:delText>
        </w:r>
      </w:del>
      <w:r>
        <w:t>150 years. Long records of climatic variability and its influence on ecosystems are particularly important in the Southern Appalachians, one of the most biologically diverse temperate forest systems.</w:t>
      </w:r>
      <w:ins w:id="21" w:author="David Walker" w:date="2014-10-19T23:15:00Z">
        <w:r w:rsidR="005C074D">
          <w:t xml:space="preserve"> </w:t>
        </w:r>
      </w:ins>
      <w:r>
        <w:t>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w:t>
      </w:r>
      <w:bookmarkStart w:id="22" w:name="_GoBack"/>
      <w:bookmarkEnd w:id="22"/>
      <w:r>
        <w:t xml:space="preserve">ger than any other area on the North American continent, and hosts many rare, endemic species </w:t>
      </w:r>
      <w:r w:rsidR="007F6BE6">
        <w:t>(NCNHP 2012)</w:t>
      </w:r>
      <w:r>
        <w:t xml:space="preserve">. Additionally, it harbors many disjunct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t xml:space="preserve">5 </w:t>
      </w:r>
      <w:bookmarkStart w:id="23" w:name="x1-120005"/>
      <w:bookmarkEnd w:id="23"/>
      <w:r>
        <w:t>Acknowledgements</w:t>
      </w:r>
    </w:p>
    <w:p w:rsidR="00F64240" w:rsidRDefault="00E836D2">
      <w:pPr>
        <w:pStyle w:val="TextBodynoindent"/>
        <w:spacing w:line="480" w:lineRule="auto"/>
      </w:pPr>
      <w:r>
        <w:t xml:space="preserve">The authors would like to thank the North American Dendroecological Fieldweek (NADEF) Dendroclimatology group for assisting with data collection, and Carolyn Copenheaver for assisting with site selection. We would also like to thank the organizers of NADEF, especially Jim Speer. </w:t>
      </w:r>
    </w:p>
    <w:p w:rsidR="003919F1" w:rsidRDefault="003919F1" w:rsidP="00F64240">
      <w:pPr>
        <w:widowControl/>
        <w:suppressAutoHyphens w:val="0"/>
      </w:pP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1-1"/>
            <w:bookmarkStart w:id="25" w:name="TBL-2-1-2"/>
            <w:bookmarkEnd w:id="24"/>
            <w:bookmarkEnd w:id="25"/>
            <w:r>
              <w:rPr>
                <w:sz w:val="20"/>
                <w:szCs w:val="20"/>
              </w:rPr>
              <w:t>Chron</w:t>
            </w:r>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6" w:name="TBL-2-1-3"/>
            <w:bookmarkEnd w:id="26"/>
            <w:r>
              <w:rPr>
                <w:sz w:val="20"/>
                <w:szCs w:val="20"/>
              </w:rPr>
              <w:t xml:space="preserve">Lat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7" w:name="TBL-2-1-4"/>
            <w:bookmarkEnd w:id="27"/>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8" w:name="TBL-2-1-5"/>
            <w:bookmarkEnd w:id="28"/>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29" w:name="TBL-2-1-6"/>
            <w:bookmarkEnd w:id="29"/>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30" w:name="TBL-2-1-7"/>
            <w:bookmarkEnd w:id="30"/>
            <w:r>
              <w:rPr>
                <w:sz w:val="20"/>
                <w:szCs w:val="20"/>
              </w:rPr>
              <w:t>MSL</w:t>
            </w:r>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31" w:name="TBL-2-1-8"/>
            <w:bookmarkEnd w:id="31"/>
            <w:r>
              <w:rPr>
                <w:sz w:val="20"/>
                <w:szCs w:val="20"/>
              </w:rPr>
              <w:t>mjPR</w:t>
            </w:r>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32" w:name="TBL-2-1-9"/>
            <w:bookmarkEnd w:id="32"/>
            <w:r>
              <w:rPr>
                <w:sz w:val="20"/>
                <w:szCs w:val="20"/>
              </w:rPr>
              <w:t>jjPDSI</w:t>
            </w:r>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33" w:name="TBL-2-1-10"/>
            <w:bookmarkEnd w:id="33"/>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34" w:name="TBL-2-2-"/>
            <w:bookmarkStart w:id="35" w:name="TBL-2-2-1"/>
            <w:bookmarkEnd w:id="34"/>
            <w:bookmarkEnd w:id="35"/>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36" w:name="TBL-2-2-2"/>
            <w:bookmarkEnd w:id="36"/>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37" w:name="TBL-2-2-3"/>
            <w:bookmarkEnd w:id="37"/>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38" w:name="TBL-2-2-4"/>
            <w:bookmarkEnd w:id="38"/>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9" w:name="TBL-2-2-5"/>
            <w:bookmarkEnd w:id="39"/>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40" w:name="TBL-2-2-6"/>
            <w:bookmarkEnd w:id="40"/>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41" w:name="TBL-2-2-7"/>
            <w:bookmarkEnd w:id="41"/>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42" w:name="TBL-2-2-8"/>
            <w:bookmarkEnd w:id="42"/>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43" w:name="TBL-2-2-9"/>
            <w:bookmarkEnd w:id="43"/>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44" w:name="TBL-2-2-10"/>
            <w:bookmarkEnd w:id="44"/>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45" w:name="TBL-2-3-"/>
            <w:bookmarkStart w:id="46" w:name="TBL-2-3-1"/>
            <w:bookmarkEnd w:id="45"/>
            <w:bookmarkEnd w:id="46"/>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47" w:name="TBL-2-3-2"/>
            <w:bookmarkEnd w:id="47"/>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8" w:name="TBL-2-3-3"/>
            <w:bookmarkEnd w:id="48"/>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9" w:name="TBL-2-3-4"/>
            <w:bookmarkEnd w:id="49"/>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50" w:name="TBL-2-3-5"/>
            <w:bookmarkEnd w:id="50"/>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51" w:name="TBL-2-3-6"/>
            <w:bookmarkEnd w:id="51"/>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52" w:name="TBL-2-3-7"/>
            <w:bookmarkEnd w:id="52"/>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53" w:name="TBL-2-3-8"/>
            <w:bookmarkEnd w:id="53"/>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54" w:name="TBL-2-3-9"/>
            <w:bookmarkEnd w:id="54"/>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55" w:name="TBL-2-3-10"/>
            <w:bookmarkEnd w:id="55"/>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56" w:name="TBL-2-4-"/>
            <w:bookmarkStart w:id="57" w:name="TBL-2-4-1"/>
            <w:bookmarkEnd w:id="56"/>
            <w:bookmarkEnd w:id="57"/>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58" w:name="TBL-2-4-2"/>
            <w:bookmarkEnd w:id="58"/>
            <w:r>
              <w:rPr>
                <w:sz w:val="20"/>
                <w:szCs w:val="20"/>
              </w:rPr>
              <w:t xml:space="preserve">LH </w:t>
            </w:r>
          </w:p>
        </w:tc>
        <w:tc>
          <w:tcPr>
            <w:tcW w:w="1440" w:type="dxa"/>
            <w:shd w:val="clear" w:color="auto" w:fill="FFFFFF"/>
            <w:vAlign w:val="center"/>
          </w:tcPr>
          <w:p w:rsidR="003919F1" w:rsidRDefault="00E836D2">
            <w:pPr>
              <w:pStyle w:val="TableContents"/>
              <w:jc w:val="center"/>
              <w:rPr>
                <w:sz w:val="20"/>
                <w:szCs w:val="20"/>
              </w:rPr>
            </w:pPr>
            <w:bookmarkStart w:id="59" w:name="TBL-2-4-3"/>
            <w:bookmarkEnd w:id="59"/>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60" w:name="TBL-2-4-4"/>
            <w:bookmarkEnd w:id="60"/>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61" w:name="TBL-2-4-5"/>
            <w:bookmarkEnd w:id="61"/>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62" w:name="TBL-2-4-6"/>
            <w:bookmarkEnd w:id="62"/>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63" w:name="TBL-2-4-7"/>
            <w:bookmarkEnd w:id="63"/>
            <w:r>
              <w:rPr>
                <w:sz w:val="20"/>
                <w:szCs w:val="20"/>
              </w:rPr>
              <w:t>181.4</w:t>
            </w:r>
          </w:p>
        </w:tc>
        <w:tc>
          <w:tcPr>
            <w:tcW w:w="780" w:type="dxa"/>
            <w:shd w:val="clear" w:color="auto" w:fill="FFFFFF"/>
            <w:vAlign w:val="center"/>
          </w:tcPr>
          <w:p w:rsidR="003919F1" w:rsidRDefault="00E836D2">
            <w:pPr>
              <w:pStyle w:val="TableContents"/>
              <w:rPr>
                <w:sz w:val="20"/>
                <w:szCs w:val="20"/>
              </w:rPr>
            </w:pPr>
            <w:bookmarkStart w:id="64" w:name="TBL-2-4-8"/>
            <w:bookmarkEnd w:id="64"/>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65" w:name="TBL-2-4-9"/>
            <w:bookmarkEnd w:id="65"/>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66" w:name="TBL-2-4-10"/>
            <w:bookmarkEnd w:id="66"/>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67" w:name="TBL-2-5-"/>
            <w:bookmarkStart w:id="68" w:name="TBL-2-5-1"/>
            <w:bookmarkEnd w:id="67"/>
            <w:bookmarkEnd w:id="68"/>
            <w:r>
              <w:rPr>
                <w:sz w:val="20"/>
                <w:szCs w:val="20"/>
              </w:rPr>
              <w:t xml:space="preserve">Stahle, D.W. </w:t>
            </w:r>
          </w:p>
        </w:tc>
      </w:tr>
      <w:tr w:rsidR="003919F1">
        <w:tc>
          <w:tcPr>
            <w:tcW w:w="718" w:type="dxa"/>
            <w:gridSpan w:val="2"/>
            <w:shd w:val="clear" w:color="auto" w:fill="FFFFFF"/>
            <w:vAlign w:val="center"/>
          </w:tcPr>
          <w:p w:rsidR="003919F1" w:rsidRDefault="003919F1">
            <w:pPr>
              <w:pStyle w:val="TableContents"/>
              <w:rPr>
                <w:sz w:val="20"/>
                <w:szCs w:val="20"/>
              </w:rPr>
            </w:pPr>
            <w:bookmarkStart w:id="69" w:name="TBL-2-5-2"/>
            <w:bookmarkEnd w:id="69"/>
          </w:p>
        </w:tc>
        <w:tc>
          <w:tcPr>
            <w:tcW w:w="1440" w:type="dxa"/>
            <w:shd w:val="clear" w:color="auto" w:fill="FFFFFF"/>
            <w:vAlign w:val="center"/>
          </w:tcPr>
          <w:p w:rsidR="003919F1" w:rsidRDefault="003919F1">
            <w:pPr>
              <w:pStyle w:val="TableContents"/>
              <w:rPr>
                <w:sz w:val="20"/>
                <w:szCs w:val="20"/>
              </w:rPr>
            </w:pPr>
            <w:bookmarkStart w:id="70" w:name="TBL-2-5-3"/>
            <w:bookmarkEnd w:id="70"/>
          </w:p>
        </w:tc>
        <w:tc>
          <w:tcPr>
            <w:tcW w:w="540" w:type="dxa"/>
            <w:shd w:val="clear" w:color="auto" w:fill="FFFFFF"/>
            <w:vAlign w:val="center"/>
          </w:tcPr>
          <w:p w:rsidR="003919F1" w:rsidRDefault="003919F1">
            <w:pPr>
              <w:pStyle w:val="TableContents"/>
              <w:rPr>
                <w:sz w:val="20"/>
                <w:szCs w:val="20"/>
              </w:rPr>
            </w:pPr>
            <w:bookmarkStart w:id="71" w:name="TBL-2-5-4"/>
            <w:bookmarkEnd w:id="71"/>
          </w:p>
        </w:tc>
        <w:tc>
          <w:tcPr>
            <w:tcW w:w="659" w:type="dxa"/>
            <w:shd w:val="clear" w:color="auto" w:fill="FFFFFF"/>
            <w:vAlign w:val="center"/>
          </w:tcPr>
          <w:p w:rsidR="003919F1" w:rsidRDefault="003919F1">
            <w:pPr>
              <w:pStyle w:val="TableContents"/>
              <w:rPr>
                <w:sz w:val="20"/>
                <w:szCs w:val="20"/>
              </w:rPr>
            </w:pPr>
            <w:bookmarkStart w:id="72" w:name="TBL-2-5-5"/>
            <w:bookmarkEnd w:id="72"/>
          </w:p>
        </w:tc>
        <w:tc>
          <w:tcPr>
            <w:tcW w:w="359" w:type="dxa"/>
            <w:shd w:val="clear" w:color="auto" w:fill="FFFFFF"/>
            <w:vAlign w:val="center"/>
          </w:tcPr>
          <w:p w:rsidR="003919F1" w:rsidRDefault="003919F1">
            <w:pPr>
              <w:pStyle w:val="TableContents"/>
              <w:rPr>
                <w:sz w:val="20"/>
                <w:szCs w:val="20"/>
              </w:rPr>
            </w:pPr>
            <w:bookmarkStart w:id="73" w:name="TBL-2-5-6"/>
            <w:bookmarkEnd w:id="73"/>
          </w:p>
        </w:tc>
        <w:tc>
          <w:tcPr>
            <w:tcW w:w="659" w:type="dxa"/>
            <w:shd w:val="clear" w:color="auto" w:fill="FFFFFF"/>
            <w:vAlign w:val="center"/>
          </w:tcPr>
          <w:p w:rsidR="003919F1" w:rsidRDefault="003919F1">
            <w:pPr>
              <w:pStyle w:val="TableContents"/>
              <w:rPr>
                <w:sz w:val="20"/>
                <w:szCs w:val="20"/>
              </w:rPr>
            </w:pPr>
            <w:bookmarkStart w:id="74" w:name="TBL-2-5-7"/>
            <w:bookmarkEnd w:id="74"/>
          </w:p>
        </w:tc>
        <w:tc>
          <w:tcPr>
            <w:tcW w:w="780" w:type="dxa"/>
            <w:shd w:val="clear" w:color="auto" w:fill="FFFFFF"/>
            <w:vAlign w:val="center"/>
          </w:tcPr>
          <w:p w:rsidR="003919F1" w:rsidRDefault="003919F1">
            <w:pPr>
              <w:pStyle w:val="TableContents"/>
              <w:rPr>
                <w:sz w:val="20"/>
                <w:szCs w:val="20"/>
              </w:rPr>
            </w:pPr>
            <w:bookmarkStart w:id="75" w:name="TBL-2-5-8"/>
            <w:bookmarkEnd w:id="75"/>
          </w:p>
        </w:tc>
        <w:tc>
          <w:tcPr>
            <w:tcW w:w="772" w:type="dxa"/>
            <w:shd w:val="clear" w:color="auto" w:fill="FFFFFF"/>
            <w:vAlign w:val="center"/>
          </w:tcPr>
          <w:p w:rsidR="003919F1" w:rsidRDefault="003919F1">
            <w:pPr>
              <w:pStyle w:val="TableContents"/>
              <w:rPr>
                <w:sz w:val="20"/>
                <w:szCs w:val="20"/>
              </w:rPr>
            </w:pPr>
            <w:bookmarkStart w:id="76" w:name="TBL-2-5-9"/>
            <w:bookmarkEnd w:id="76"/>
          </w:p>
        </w:tc>
        <w:tc>
          <w:tcPr>
            <w:tcW w:w="1279" w:type="dxa"/>
            <w:shd w:val="clear" w:color="auto" w:fill="FFFFFF"/>
            <w:vAlign w:val="center"/>
          </w:tcPr>
          <w:p w:rsidR="003919F1" w:rsidRDefault="003919F1">
            <w:pPr>
              <w:pStyle w:val="TableContents"/>
              <w:rPr>
                <w:sz w:val="20"/>
                <w:szCs w:val="20"/>
              </w:rPr>
            </w:pPr>
            <w:bookmarkStart w:id="77" w:name="TBL-2-5-10"/>
            <w:bookmarkEnd w:id="77"/>
          </w:p>
        </w:tc>
        <w:tc>
          <w:tcPr>
            <w:tcW w:w="2507" w:type="dxa"/>
            <w:shd w:val="clear" w:color="auto" w:fill="FFFFFF"/>
            <w:vAlign w:val="center"/>
          </w:tcPr>
          <w:p w:rsidR="003919F1" w:rsidRDefault="00E836D2">
            <w:pPr>
              <w:pStyle w:val="TableContents"/>
              <w:jc w:val="center"/>
              <w:rPr>
                <w:sz w:val="20"/>
                <w:szCs w:val="20"/>
              </w:rPr>
            </w:pPr>
            <w:bookmarkStart w:id="78" w:name="TBL-2-6-"/>
            <w:bookmarkStart w:id="79" w:name="TBL-2-6-1"/>
            <w:bookmarkEnd w:id="78"/>
            <w:bookmarkEnd w:id="79"/>
            <w:r>
              <w:rPr>
                <w:sz w:val="20"/>
                <w:szCs w:val="20"/>
              </w:rPr>
              <w:t xml:space="preserve">&amp; Therrell,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0" w:name="TBL-2-6-2"/>
            <w:bookmarkEnd w:id="80"/>
            <w:r>
              <w:rPr>
                <w:sz w:val="20"/>
                <w:szCs w:val="20"/>
              </w:rPr>
              <w:t xml:space="preserve">WD </w:t>
            </w:r>
          </w:p>
        </w:tc>
        <w:tc>
          <w:tcPr>
            <w:tcW w:w="1440" w:type="dxa"/>
            <w:shd w:val="clear" w:color="auto" w:fill="FFFFFF"/>
            <w:vAlign w:val="center"/>
          </w:tcPr>
          <w:p w:rsidR="003919F1" w:rsidRDefault="00E836D2">
            <w:pPr>
              <w:pStyle w:val="TableContents"/>
              <w:jc w:val="center"/>
              <w:rPr>
                <w:sz w:val="20"/>
                <w:szCs w:val="20"/>
              </w:rPr>
            </w:pPr>
            <w:bookmarkStart w:id="81" w:name="TBL-2-6-3"/>
            <w:bookmarkEnd w:id="81"/>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82" w:name="TBL-2-6-4"/>
            <w:bookmarkEnd w:id="82"/>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83" w:name="TBL-2-6-5"/>
            <w:bookmarkEnd w:id="83"/>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84" w:name="TBL-2-6-6"/>
            <w:bookmarkEnd w:id="84"/>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85" w:name="TBL-2-6-7"/>
            <w:bookmarkEnd w:id="85"/>
            <w:r>
              <w:rPr>
                <w:sz w:val="20"/>
                <w:szCs w:val="20"/>
              </w:rPr>
              <w:t>250.8</w:t>
            </w:r>
          </w:p>
        </w:tc>
        <w:tc>
          <w:tcPr>
            <w:tcW w:w="780" w:type="dxa"/>
            <w:shd w:val="clear" w:color="auto" w:fill="FFFFFF"/>
            <w:vAlign w:val="center"/>
          </w:tcPr>
          <w:p w:rsidR="003919F1" w:rsidRDefault="00E836D2">
            <w:pPr>
              <w:pStyle w:val="TableContents"/>
              <w:rPr>
                <w:sz w:val="20"/>
                <w:szCs w:val="20"/>
              </w:rPr>
            </w:pPr>
            <w:bookmarkStart w:id="86" w:name="TBL-2-6-8"/>
            <w:bookmarkEnd w:id="86"/>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87" w:name="TBL-2-6-9"/>
            <w:bookmarkEnd w:id="87"/>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88" w:name="TBL-2-6-10"/>
            <w:bookmarkEnd w:id="88"/>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89" w:name="TBL-2-7-"/>
            <w:bookmarkStart w:id="90" w:name="TBL-2-7-1"/>
            <w:bookmarkEnd w:id="89"/>
            <w:bookmarkEnd w:id="90"/>
            <w:r>
              <w:rPr>
                <w:sz w:val="20"/>
                <w:szCs w:val="20"/>
              </w:rPr>
              <w:t xml:space="preserve">Cook, E.R.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91" w:name="TBL-2-7-2"/>
            <w:bookmarkEnd w:id="91"/>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92" w:name="TBL-2-7-3"/>
            <w:bookmarkEnd w:id="92"/>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93" w:name="TBL-2-7-4"/>
            <w:bookmarkEnd w:id="93"/>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94" w:name="TBL-2-7-5"/>
            <w:bookmarkEnd w:id="94"/>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95" w:name="TBL-2-7-6"/>
            <w:bookmarkEnd w:id="95"/>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96" w:name="TBL-2-7-7"/>
            <w:bookmarkEnd w:id="96"/>
            <w:r>
              <w:rPr>
                <w:sz w:val="20"/>
                <w:szCs w:val="20"/>
              </w:rPr>
              <w:t>194.1</w:t>
            </w:r>
          </w:p>
        </w:tc>
        <w:tc>
          <w:tcPr>
            <w:tcW w:w="780" w:type="dxa"/>
            <w:shd w:val="clear" w:color="auto" w:fill="FFFFFF"/>
            <w:vAlign w:val="center"/>
          </w:tcPr>
          <w:p w:rsidR="003919F1" w:rsidRDefault="00E836D2">
            <w:pPr>
              <w:pStyle w:val="TableContents"/>
              <w:rPr>
                <w:sz w:val="20"/>
                <w:szCs w:val="20"/>
              </w:rPr>
            </w:pPr>
            <w:bookmarkStart w:id="97" w:name="TBL-2-7-8"/>
            <w:bookmarkEnd w:id="97"/>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98" w:name="TBL-2-7-9"/>
            <w:bookmarkEnd w:id="98"/>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99" w:name="TBL-2-7-10"/>
            <w:bookmarkEnd w:id="99"/>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100" w:name="TBL-2-8-"/>
            <w:bookmarkStart w:id="101" w:name="TBL-2-8-1"/>
            <w:bookmarkEnd w:id="100"/>
            <w:bookmarkEnd w:id="101"/>
            <w:r>
              <w:rPr>
                <w:sz w:val="20"/>
                <w:szCs w:val="20"/>
              </w:rPr>
              <w:t>Copenheaver,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102" w:name="TBL-2-8-2"/>
            <w:bookmarkEnd w:id="102"/>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3" w:name="TBL-2-8-3"/>
            <w:bookmarkEnd w:id="103"/>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4" w:name="TBL-2-8-4"/>
            <w:bookmarkEnd w:id="104"/>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5" w:name="TBL-2-8-5"/>
            <w:bookmarkEnd w:id="105"/>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106" w:name="TBL-2-8-6"/>
            <w:bookmarkEnd w:id="106"/>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7" w:name="TBL-2-8-7"/>
            <w:bookmarkEnd w:id="107"/>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108" w:name="TBL-2-8-8"/>
            <w:bookmarkEnd w:id="108"/>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09" w:name="TBL-2-8-9"/>
            <w:bookmarkEnd w:id="109"/>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10" w:name="TBL-2-8-10"/>
            <w:bookmarkEnd w:id="110"/>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11" w:name="TBL-2-9-"/>
            <w:bookmarkStart w:id="112" w:name="TBL-2-9-1"/>
            <w:bookmarkEnd w:id="111"/>
            <w:bookmarkEnd w:id="112"/>
            <w:r>
              <w:rPr>
                <w:sz w:val="20"/>
                <w:szCs w:val="20"/>
              </w:rPr>
              <w:t xml:space="preserve">Cook, E.R.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(LH), Watchdog Mountain (WD), Craig Creek (CC), and Otter Creek (CC) sites, including location, series intercorrelation (SIC), mean sensitivity (MS), number of series (N), mean segment length (MSL), correlations between the chronology with both the averaged May-June precipitation (mjPR) and averaged June-July PDSI (jjPDSI),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13" w:name="TBL-3-3-2"/>
      <w:bookmarkEnd w:id="113"/>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14" w:name="TBL-3-4-"/>
            <w:bookmarkStart w:id="115" w:name="TBL-3-3-4"/>
            <w:bookmarkStart w:id="116" w:name="TBL-3-4-1"/>
            <w:bookmarkEnd w:id="114"/>
            <w:bookmarkEnd w:id="115"/>
            <w:bookmarkEnd w:id="116"/>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17" w:name="TBL-3-5-"/>
            <w:bookmarkStart w:id="118" w:name="TBL-3-5-1"/>
            <w:bookmarkEnd w:id="117"/>
            <w:bookmarkEnd w:id="118"/>
            <w:r>
              <w:rPr>
                <w:sz w:val="20"/>
                <w:szCs w:val="20"/>
              </w:rPr>
              <w:t>mjPR</w:t>
            </w:r>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r>
              <w:rPr>
                <w:sz w:val="20"/>
                <w:szCs w:val="20"/>
              </w:rPr>
              <w:t>jjPDSI</w:t>
            </w:r>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19" w:name="TBL-3-6-2"/>
            <w:bookmarkEnd w:id="119"/>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20" w:name="TBL-3-6-3"/>
            <w:bookmarkEnd w:id="120"/>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21" w:name="TBL-3-6-4"/>
            <w:bookmarkEnd w:id="121"/>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22" w:name="TBL-3-6-5"/>
            <w:bookmarkEnd w:id="122"/>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23" w:name="TBL-3-7-"/>
            <w:bookmarkStart w:id="124" w:name="TBL-3-7-1"/>
            <w:bookmarkEnd w:id="123"/>
            <w:bookmarkEnd w:id="124"/>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5" w:name="TBL-3-7-2"/>
            <w:bookmarkEnd w:id="125"/>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6" w:name="TBL-3-7-3"/>
            <w:bookmarkEnd w:id="126"/>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7" w:name="TBL-3-7-4"/>
            <w:bookmarkEnd w:id="127"/>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8" w:name="TBL-3-7-5"/>
            <w:bookmarkEnd w:id="128"/>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9" w:name="TBL-3-8-"/>
            <w:bookmarkStart w:id="130" w:name="TBL-3-8-1"/>
            <w:bookmarkEnd w:id="129"/>
            <w:bookmarkEnd w:id="130"/>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31" w:name="TBL-3-8-2"/>
            <w:bookmarkEnd w:id="131"/>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32" w:name="TBL-3-8-3"/>
            <w:bookmarkEnd w:id="132"/>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33" w:name="TBL-3-8-4"/>
            <w:bookmarkEnd w:id="133"/>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34" w:name="TBL-3-8-5"/>
            <w:bookmarkEnd w:id="134"/>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35" w:name="TBL-3-9-"/>
            <w:bookmarkStart w:id="136" w:name="TBL-3-9-1"/>
            <w:bookmarkEnd w:id="135"/>
            <w:bookmarkEnd w:id="136"/>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37" w:name="TBL-3-9-2"/>
            <w:bookmarkEnd w:id="137"/>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38" w:name="TBL-3-9-3"/>
            <w:bookmarkEnd w:id="138"/>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39" w:name="TBL-3-9-4"/>
            <w:bookmarkEnd w:id="139"/>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40" w:name="TBL-3-9-5"/>
            <w:bookmarkEnd w:id="140"/>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41" w:name="TBL-3-10-"/>
            <w:bookmarkStart w:id="142" w:name="TBL-3-10-1"/>
            <w:bookmarkEnd w:id="141"/>
            <w:bookmarkEnd w:id="142"/>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43" w:name="TBL-3-10-2"/>
            <w:bookmarkEnd w:id="143"/>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4" w:name="TBL-3-10-3"/>
            <w:bookmarkEnd w:id="144"/>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5" w:name="TBL-3-10-4"/>
            <w:bookmarkEnd w:id="145"/>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6" w:name="TBL-3-10-5"/>
            <w:bookmarkEnd w:id="146"/>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7" w:name="TBL-3-11-"/>
            <w:bookmarkStart w:id="148" w:name="TBL-3-11-1"/>
            <w:bookmarkEnd w:id="147"/>
            <w:bookmarkEnd w:id="148"/>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2: rSWV and PCA</w:t>
      </w:r>
      <w:r>
        <w:rPr>
          <w:vertAlign w:val="subscript"/>
        </w:rPr>
        <w:t>1750</w:t>
      </w:r>
      <w:r>
        <w:t xml:space="preserve"> (in brackets) reconstruction skill statistics for mjPR and jjPDSI.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49" w:name="TBL-4-4-5"/>
      <w:bookmarkEnd w:id="149"/>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0" w:name="TBL-5-1-11"/>
            <w:bookmarkStart w:id="151" w:name="TBL-5-1-21"/>
            <w:bookmarkEnd w:id="150"/>
            <w:bookmarkEnd w:id="151"/>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2" w:name="TBL-5-1-31"/>
            <w:bookmarkEnd w:id="152"/>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3" w:name="TBL-5-1-41"/>
            <w:bookmarkEnd w:id="153"/>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4" w:name="TBL-5-1-51"/>
            <w:bookmarkEnd w:id="154"/>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5" w:name="TBL-5-1-61"/>
            <w:bookmarkEnd w:id="155"/>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56" w:name="TBL-5-2-7"/>
            <w:bookmarkStart w:id="157" w:name="TBL-5-2-11"/>
            <w:bookmarkEnd w:id="156"/>
            <w:bookmarkEnd w:id="157"/>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58" w:name="TBL-5-2-21"/>
            <w:bookmarkEnd w:id="158"/>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59" w:name="TBL-5-2-31"/>
            <w:bookmarkEnd w:id="159"/>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60" w:name="TBL-5-2-41"/>
            <w:bookmarkEnd w:id="160"/>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61" w:name="TBL-5-2-51"/>
            <w:bookmarkEnd w:id="161"/>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62" w:name="TBL-5-2-61"/>
            <w:bookmarkEnd w:id="162"/>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63" w:name="TBL-5-3-7"/>
            <w:bookmarkStart w:id="164" w:name="TBL-5-3-11"/>
            <w:bookmarkEnd w:id="163"/>
            <w:bookmarkEnd w:id="164"/>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65" w:name="TBL-5-3-21"/>
            <w:bookmarkEnd w:id="165"/>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66" w:name="TBL-5-3-31"/>
            <w:bookmarkEnd w:id="166"/>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7" w:name="TBL-5-3-41"/>
            <w:bookmarkEnd w:id="167"/>
            <w:r>
              <w:rPr>
                <w:sz w:val="20"/>
                <w:szCs w:val="20"/>
              </w:rPr>
              <w:t xml:space="preserve">Jun-Aug PDSI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8" w:name="TBL-5-3-51"/>
            <w:bookmarkEnd w:id="168"/>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9" w:name="TBL-5-3-61"/>
            <w:bookmarkEnd w:id="169"/>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70" w:name="TBL-5-4-7"/>
            <w:bookmarkStart w:id="171" w:name="TBL-5-4-11"/>
            <w:bookmarkEnd w:id="170"/>
            <w:bookmarkEnd w:id="171"/>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172" w:name="TBL-5-4-21"/>
            <w:bookmarkEnd w:id="172"/>
          </w:p>
        </w:tc>
        <w:tc>
          <w:tcPr>
            <w:tcW w:w="2000" w:type="dxa"/>
            <w:shd w:val="clear" w:color="auto" w:fill="FFFFFF"/>
            <w:vAlign w:val="center"/>
          </w:tcPr>
          <w:p w:rsidR="003919F1" w:rsidRDefault="00E836D2">
            <w:pPr>
              <w:pStyle w:val="TableContents"/>
              <w:jc w:val="center"/>
              <w:rPr>
                <w:sz w:val="20"/>
                <w:szCs w:val="20"/>
              </w:rPr>
            </w:pPr>
            <w:bookmarkStart w:id="173" w:name="TBL-5-4-31"/>
            <w:bookmarkEnd w:id="173"/>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74" w:name="TBL-5-4-41"/>
            <w:bookmarkEnd w:id="174"/>
          </w:p>
        </w:tc>
        <w:tc>
          <w:tcPr>
            <w:tcW w:w="1053" w:type="dxa"/>
            <w:shd w:val="clear" w:color="auto" w:fill="FFFFFF"/>
            <w:vAlign w:val="center"/>
          </w:tcPr>
          <w:p w:rsidR="003919F1" w:rsidRDefault="003919F1">
            <w:pPr>
              <w:pStyle w:val="TableContents"/>
              <w:rPr>
                <w:sz w:val="20"/>
                <w:szCs w:val="20"/>
              </w:rPr>
            </w:pPr>
            <w:bookmarkStart w:id="175" w:name="TBL-5-4-51"/>
            <w:bookmarkEnd w:id="175"/>
          </w:p>
        </w:tc>
        <w:tc>
          <w:tcPr>
            <w:tcW w:w="1984" w:type="dxa"/>
            <w:shd w:val="clear" w:color="auto" w:fill="FFFFFF"/>
            <w:vAlign w:val="center"/>
          </w:tcPr>
          <w:p w:rsidR="003919F1" w:rsidRDefault="003919F1">
            <w:pPr>
              <w:pStyle w:val="TableContents"/>
              <w:rPr>
                <w:sz w:val="20"/>
                <w:szCs w:val="20"/>
              </w:rPr>
            </w:pPr>
            <w:bookmarkStart w:id="176" w:name="TBL-5-4-61"/>
            <w:bookmarkEnd w:id="176"/>
          </w:p>
        </w:tc>
        <w:tc>
          <w:tcPr>
            <w:tcW w:w="1541" w:type="dxa"/>
            <w:shd w:val="clear" w:color="auto" w:fill="FFFFFF"/>
            <w:vAlign w:val="center"/>
          </w:tcPr>
          <w:p w:rsidR="003919F1" w:rsidRDefault="003919F1">
            <w:pPr>
              <w:pStyle w:val="TableContents"/>
              <w:rPr>
                <w:sz w:val="20"/>
                <w:szCs w:val="20"/>
              </w:rPr>
            </w:pPr>
            <w:bookmarkStart w:id="177" w:name="TBL-5-5-7"/>
            <w:bookmarkStart w:id="178" w:name="TBL-5-5-11"/>
            <w:bookmarkEnd w:id="177"/>
            <w:bookmarkEnd w:id="178"/>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9" w:name="TBL-5-5-21"/>
            <w:bookmarkEnd w:id="179"/>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80" w:name="TBL-5-5-31"/>
            <w:bookmarkEnd w:id="180"/>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81" w:name="TBL-5-5-41"/>
            <w:bookmarkEnd w:id="181"/>
            <w:r>
              <w:rPr>
                <w:sz w:val="20"/>
                <w:szCs w:val="20"/>
              </w:rPr>
              <w:t xml:space="preserve">July PDSI </w:t>
            </w:r>
          </w:p>
        </w:tc>
        <w:tc>
          <w:tcPr>
            <w:tcW w:w="1053" w:type="dxa"/>
            <w:shd w:val="clear" w:color="auto" w:fill="FFFFFF"/>
            <w:vAlign w:val="center"/>
          </w:tcPr>
          <w:p w:rsidR="003919F1" w:rsidRDefault="00E836D2">
            <w:pPr>
              <w:pStyle w:val="TableContents"/>
              <w:jc w:val="center"/>
              <w:rPr>
                <w:sz w:val="20"/>
                <w:szCs w:val="20"/>
              </w:rPr>
            </w:pPr>
            <w:bookmarkStart w:id="182" w:name="TBL-5-5-51"/>
            <w:bookmarkEnd w:id="182"/>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83" w:name="TBL-5-5-61"/>
            <w:bookmarkEnd w:id="183"/>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4" w:name="TBL-5-6-7"/>
            <w:bookmarkStart w:id="185" w:name="TBL-5-6-11"/>
            <w:bookmarkEnd w:id="184"/>
            <w:bookmarkEnd w:id="185"/>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86" w:name="TBL-5-6-21"/>
            <w:bookmarkEnd w:id="186"/>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7" w:name="TBL-5-6-31"/>
            <w:bookmarkEnd w:id="187"/>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88" w:name="TBL-5-6-41"/>
            <w:bookmarkEnd w:id="188"/>
            <w:r>
              <w:rPr>
                <w:sz w:val="20"/>
                <w:szCs w:val="20"/>
              </w:rPr>
              <w:t>Apr-Jun precip</w:t>
            </w:r>
          </w:p>
        </w:tc>
        <w:tc>
          <w:tcPr>
            <w:tcW w:w="1053" w:type="dxa"/>
            <w:shd w:val="clear" w:color="auto" w:fill="FFFFFF"/>
            <w:vAlign w:val="center"/>
          </w:tcPr>
          <w:p w:rsidR="003919F1" w:rsidRDefault="00E836D2">
            <w:pPr>
              <w:pStyle w:val="TableContents"/>
              <w:jc w:val="center"/>
              <w:rPr>
                <w:sz w:val="20"/>
                <w:szCs w:val="20"/>
              </w:rPr>
            </w:pPr>
            <w:bookmarkStart w:id="189" w:name="TBL-5-6-51"/>
            <w:bookmarkEnd w:id="189"/>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0" w:name="TBL-5-6-61"/>
            <w:bookmarkEnd w:id="190"/>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1" w:name="TBL-5-7-7"/>
            <w:bookmarkStart w:id="192" w:name="TBL-5-7-11"/>
            <w:bookmarkEnd w:id="191"/>
            <w:bookmarkEnd w:id="192"/>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93" w:name="TBL-5-7-21"/>
            <w:bookmarkEnd w:id="193"/>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4" w:name="TBL-5-7-31"/>
            <w:bookmarkEnd w:id="194"/>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95" w:name="TBL-5-7-41"/>
            <w:bookmarkEnd w:id="195"/>
            <w:r>
              <w:rPr>
                <w:sz w:val="20"/>
                <w:szCs w:val="20"/>
              </w:rPr>
              <w:t>Mar-Jun precip</w:t>
            </w:r>
          </w:p>
        </w:tc>
        <w:tc>
          <w:tcPr>
            <w:tcW w:w="1053" w:type="dxa"/>
            <w:shd w:val="clear" w:color="auto" w:fill="FFFFFF"/>
            <w:vAlign w:val="center"/>
          </w:tcPr>
          <w:p w:rsidR="003919F1" w:rsidRDefault="00E836D2">
            <w:pPr>
              <w:pStyle w:val="TableContents"/>
              <w:jc w:val="center"/>
              <w:rPr>
                <w:sz w:val="20"/>
                <w:szCs w:val="20"/>
              </w:rPr>
            </w:pPr>
            <w:bookmarkStart w:id="196" w:name="TBL-5-7-51"/>
            <w:bookmarkEnd w:id="196"/>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97" w:name="TBL-5-7-61"/>
            <w:bookmarkEnd w:id="197"/>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8" w:name="TBL-5-8-7"/>
            <w:bookmarkStart w:id="199" w:name="TBL-5-8-11"/>
            <w:bookmarkEnd w:id="198"/>
            <w:bookmarkEnd w:id="199"/>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200" w:name="TBL-5-8-21"/>
            <w:bookmarkEnd w:id="200"/>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201" w:name="TBL-5-8-31"/>
            <w:bookmarkEnd w:id="201"/>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202" w:name="TBL-5-8-41"/>
            <w:bookmarkEnd w:id="202"/>
            <w:r>
              <w:rPr>
                <w:sz w:val="20"/>
                <w:szCs w:val="20"/>
              </w:rPr>
              <w:t>Mar-Jun precip</w:t>
            </w:r>
          </w:p>
        </w:tc>
        <w:tc>
          <w:tcPr>
            <w:tcW w:w="1053" w:type="dxa"/>
            <w:shd w:val="clear" w:color="auto" w:fill="FFFFFF"/>
            <w:vAlign w:val="center"/>
          </w:tcPr>
          <w:p w:rsidR="003919F1" w:rsidRDefault="00E836D2">
            <w:pPr>
              <w:pStyle w:val="TableContents"/>
              <w:jc w:val="center"/>
              <w:rPr>
                <w:sz w:val="20"/>
                <w:szCs w:val="20"/>
              </w:rPr>
            </w:pPr>
            <w:bookmarkStart w:id="203" w:name="TBL-5-8-51"/>
            <w:bookmarkEnd w:id="203"/>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204" w:name="TBL-5-8-61"/>
            <w:bookmarkEnd w:id="20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205" w:name="TBL-5-9-7"/>
            <w:bookmarkStart w:id="206" w:name="TBL-5-9-11"/>
            <w:bookmarkEnd w:id="205"/>
            <w:bookmarkEnd w:id="206"/>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207" w:name="TBL-5-9-21"/>
            <w:bookmarkEnd w:id="207"/>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208" w:name="TBL-5-9-31"/>
            <w:bookmarkEnd w:id="208"/>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9" w:name="TBL-5-9-41"/>
            <w:bookmarkEnd w:id="209"/>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10" w:name="TBL-5-9-51"/>
            <w:bookmarkEnd w:id="210"/>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11" w:name="TBL-5-9-61"/>
            <w:bookmarkEnd w:id="211"/>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12" w:name="TBL-5-10-6"/>
            <w:bookmarkStart w:id="213" w:name="TBL-5-10-11"/>
            <w:bookmarkEnd w:id="212"/>
            <w:bookmarkEnd w:id="213"/>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14" w:name="TBL-5-10-21"/>
            <w:bookmarkEnd w:id="214"/>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15" w:name="TBL-5-10-31"/>
            <w:bookmarkEnd w:id="215"/>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16" w:name="TBL-5-10-41"/>
            <w:bookmarkEnd w:id="216"/>
            <w:r>
              <w:rPr>
                <w:sz w:val="20"/>
                <w:szCs w:val="20"/>
              </w:rPr>
              <w:t xml:space="preserve">precip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17" w:name="TBL-5-10-51"/>
            <w:bookmarkEnd w:id="217"/>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18" w:name="TBL-5-11-2"/>
            <w:bookmarkStart w:id="219" w:name="TBL-5-11-11"/>
            <w:bookmarkEnd w:id="218"/>
            <w:bookmarkEnd w:id="219"/>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gridpoints in the PDSI reconstruction grid (see [11]). </w:t>
      </w:r>
    </w:p>
    <w:p w:rsidR="003919F1" w:rsidRDefault="003919F1">
      <w:pPr>
        <w:pStyle w:val="TextBodynoindent"/>
        <w:spacing w:after="0"/>
      </w:pPr>
    </w:p>
    <w:p w:rsidR="003919F1" w:rsidRDefault="00E836D2">
      <w:pPr>
        <w:pStyle w:val="TextBodynoindent"/>
        <w:spacing w:after="0"/>
      </w:pPr>
      <w:r>
        <w:t>Table 3: Details for the six southeastern US moisture reconstructions compared to the rSWV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r>
              <w:rPr>
                <w:sz w:val="20"/>
                <w:szCs w:val="20"/>
              </w:rPr>
              <w:t>PDSI</w:t>
            </w:r>
          </w:p>
        </w:tc>
        <w:tc>
          <w:tcPr>
            <w:tcW w:w="2571" w:type="dxa"/>
            <w:gridSpan w:val="4"/>
            <w:shd w:val="clear" w:color="auto" w:fill="FFFFFF"/>
            <w:vAlign w:val="center"/>
          </w:tcPr>
          <w:p w:rsidR="003919F1" w:rsidRDefault="00E836D2">
            <w:pPr>
              <w:pStyle w:val="TableContents"/>
              <w:jc w:val="center"/>
              <w:rPr>
                <w:sz w:val="20"/>
                <w:szCs w:val="20"/>
              </w:rPr>
            </w:pPr>
            <w:r>
              <w:rPr>
                <w:sz w:val="20"/>
                <w:szCs w:val="20"/>
              </w:rPr>
              <w:t>Precip</w:t>
            </w:r>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20" w:name="TBL-4-5-2"/>
            <w:bookmarkEnd w:id="220"/>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1" w:name="TBL-4-5-3"/>
            <w:bookmarkEnd w:id="221"/>
            <w:r>
              <w:rPr>
                <w:sz w:val="20"/>
                <w:szCs w:val="20"/>
              </w:rPr>
              <w:t xml:space="preserve">rSWV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2" w:name="TBL-4-5-4"/>
            <w:bookmarkEnd w:id="222"/>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3" w:name="TBL-4-5-5"/>
            <w:bookmarkEnd w:id="223"/>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4" w:name="TBL-4-5-6"/>
            <w:bookmarkEnd w:id="224"/>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5" w:name="TBL-4-5-7"/>
            <w:bookmarkEnd w:id="225"/>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26" w:name="TBL-4-5-8"/>
            <w:bookmarkEnd w:id="226"/>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27" w:name="TBL-4-6-"/>
            <w:bookmarkStart w:id="228" w:name="TBL-4-6-1"/>
            <w:bookmarkEnd w:id="227"/>
            <w:bookmarkEnd w:id="228"/>
            <w:r>
              <w:rPr>
                <w:sz w:val="20"/>
                <w:szCs w:val="20"/>
              </w:rPr>
              <w:t>MP</w:t>
            </w:r>
            <w:r>
              <w:rPr>
                <w:sz w:val="20"/>
                <w:szCs w:val="20"/>
                <w:vertAlign w:val="superscript"/>
              </w:rPr>
              <w:t>A</w:t>
            </w:r>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9" w:name="TBL-4-6-2"/>
            <w:bookmarkEnd w:id="229"/>
            <w:r>
              <w:rPr>
                <w:sz w:val="20"/>
                <w:szCs w:val="20"/>
              </w:rPr>
              <w:t xml:space="preserve">rSWV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30" w:name="TBL-4-6-3"/>
            <w:bookmarkEnd w:id="230"/>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31" w:name="TBL-4-6-4"/>
            <w:bookmarkEnd w:id="231"/>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32" w:name="TBL-4-6-5"/>
            <w:bookmarkEnd w:id="232"/>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33" w:name="TBL-4-6-6"/>
            <w:bookmarkEnd w:id="233"/>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34" w:name="TBL-4-6-7"/>
            <w:bookmarkEnd w:id="234"/>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35" w:name="TBL-4-6-8"/>
            <w:bookmarkEnd w:id="235"/>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36" w:name="TBL-4-7-"/>
            <w:bookmarkStart w:id="237" w:name="TBL-4-7-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7-2"/>
            <w:bookmarkEnd w:id="238"/>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9" w:name="TBL-4-7-3"/>
            <w:bookmarkEnd w:id="239"/>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40" w:name="TBL-4-7-4"/>
            <w:bookmarkEnd w:id="240"/>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41" w:name="TBL-4-7-5"/>
            <w:bookmarkEnd w:id="241"/>
          </w:p>
        </w:tc>
        <w:tc>
          <w:tcPr>
            <w:tcW w:w="679" w:type="dxa"/>
            <w:shd w:val="clear" w:color="auto" w:fill="FFFFFF"/>
            <w:vAlign w:val="center"/>
          </w:tcPr>
          <w:p w:rsidR="003919F1" w:rsidRDefault="003919F1">
            <w:pPr>
              <w:pStyle w:val="TableContents"/>
              <w:rPr>
                <w:sz w:val="20"/>
                <w:szCs w:val="20"/>
              </w:rPr>
            </w:pPr>
            <w:bookmarkStart w:id="242" w:name="TBL-4-7-6"/>
            <w:bookmarkEnd w:id="242"/>
          </w:p>
        </w:tc>
        <w:tc>
          <w:tcPr>
            <w:tcW w:w="681" w:type="dxa"/>
            <w:shd w:val="clear" w:color="auto" w:fill="FFFFFF"/>
            <w:vAlign w:val="center"/>
          </w:tcPr>
          <w:p w:rsidR="003919F1" w:rsidRDefault="003919F1">
            <w:pPr>
              <w:pStyle w:val="TableContents"/>
              <w:rPr>
                <w:sz w:val="20"/>
                <w:szCs w:val="20"/>
              </w:rPr>
            </w:pPr>
            <w:bookmarkStart w:id="243" w:name="TBL-4-7-7"/>
            <w:bookmarkEnd w:id="243"/>
          </w:p>
        </w:tc>
        <w:tc>
          <w:tcPr>
            <w:tcW w:w="677" w:type="dxa"/>
            <w:shd w:val="clear" w:color="auto" w:fill="FFFFFF"/>
            <w:vAlign w:val="center"/>
          </w:tcPr>
          <w:p w:rsidR="003919F1" w:rsidRDefault="003919F1">
            <w:pPr>
              <w:pStyle w:val="TableContents"/>
              <w:rPr>
                <w:sz w:val="20"/>
                <w:szCs w:val="20"/>
              </w:rPr>
            </w:pPr>
            <w:bookmarkStart w:id="244" w:name="TBL-4-7-8"/>
            <w:bookmarkEnd w:id="244"/>
          </w:p>
        </w:tc>
        <w:tc>
          <w:tcPr>
            <w:tcW w:w="534" w:type="dxa"/>
            <w:shd w:val="clear" w:color="auto" w:fill="FFFFFF"/>
            <w:vAlign w:val="center"/>
          </w:tcPr>
          <w:p w:rsidR="003919F1" w:rsidRDefault="003919F1">
            <w:pPr>
              <w:pStyle w:val="TableContents"/>
              <w:rPr>
                <w:sz w:val="20"/>
                <w:szCs w:val="20"/>
              </w:rPr>
            </w:pPr>
            <w:bookmarkStart w:id="245" w:name="TBL-4-8-"/>
            <w:bookmarkStart w:id="246" w:name="TBL-4-8-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8-2"/>
            <w:bookmarkEnd w:id="247"/>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48" w:name="TBL-4-8-3"/>
            <w:bookmarkEnd w:id="248"/>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9" w:name="TBL-4-8-4"/>
            <w:bookmarkEnd w:id="249"/>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50" w:name="TBL-4-8-5"/>
            <w:bookmarkEnd w:id="250"/>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51" w:name="TBL-4-8-6"/>
            <w:bookmarkEnd w:id="251"/>
          </w:p>
        </w:tc>
        <w:tc>
          <w:tcPr>
            <w:tcW w:w="681" w:type="dxa"/>
            <w:shd w:val="clear" w:color="auto" w:fill="FFFFFF"/>
            <w:vAlign w:val="center"/>
          </w:tcPr>
          <w:p w:rsidR="003919F1" w:rsidRDefault="003919F1">
            <w:pPr>
              <w:pStyle w:val="TableContents"/>
              <w:rPr>
                <w:sz w:val="20"/>
                <w:szCs w:val="20"/>
              </w:rPr>
            </w:pPr>
            <w:bookmarkStart w:id="252" w:name="TBL-4-8-7"/>
            <w:bookmarkEnd w:id="252"/>
          </w:p>
        </w:tc>
        <w:tc>
          <w:tcPr>
            <w:tcW w:w="677" w:type="dxa"/>
            <w:shd w:val="clear" w:color="auto" w:fill="FFFFFF"/>
            <w:vAlign w:val="center"/>
          </w:tcPr>
          <w:p w:rsidR="003919F1" w:rsidRDefault="003919F1">
            <w:pPr>
              <w:pStyle w:val="TableContents"/>
              <w:rPr>
                <w:sz w:val="20"/>
                <w:szCs w:val="20"/>
              </w:rPr>
            </w:pPr>
            <w:bookmarkStart w:id="253" w:name="TBL-4-8-8"/>
            <w:bookmarkEnd w:id="253"/>
          </w:p>
        </w:tc>
        <w:tc>
          <w:tcPr>
            <w:tcW w:w="534" w:type="dxa"/>
            <w:shd w:val="clear" w:color="auto" w:fill="FFFFFF"/>
            <w:vAlign w:val="center"/>
          </w:tcPr>
          <w:p w:rsidR="003919F1" w:rsidRDefault="003919F1">
            <w:pPr>
              <w:pStyle w:val="TableContents"/>
              <w:rPr>
                <w:sz w:val="20"/>
                <w:szCs w:val="20"/>
              </w:rPr>
            </w:pPr>
            <w:bookmarkStart w:id="254" w:name="TBL-4-9-"/>
            <w:bookmarkStart w:id="255" w:name="TBL-4-9-1"/>
            <w:bookmarkEnd w:id="254"/>
            <w:bookmarkEnd w:id="255"/>
          </w:p>
        </w:tc>
      </w:tr>
      <w:tr w:rsidR="003919F1">
        <w:tc>
          <w:tcPr>
            <w:tcW w:w="753" w:type="dxa"/>
            <w:shd w:val="clear" w:color="auto" w:fill="FFFFFF"/>
            <w:vAlign w:val="center"/>
          </w:tcPr>
          <w:p w:rsidR="003919F1" w:rsidRDefault="00E836D2">
            <w:pPr>
              <w:pStyle w:val="TableContents"/>
              <w:jc w:val="center"/>
              <w:rPr>
                <w:sz w:val="20"/>
                <w:szCs w:val="20"/>
              </w:rPr>
            </w:pPr>
            <w:bookmarkStart w:id="256" w:name="TBL-4-9-2"/>
            <w:bookmarkEnd w:id="256"/>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57" w:name="TBL-4-9-3"/>
            <w:bookmarkEnd w:id="257"/>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58" w:name="TBL-4-9-4"/>
            <w:bookmarkEnd w:id="258"/>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9" w:name="TBL-4-9-5"/>
            <w:bookmarkEnd w:id="259"/>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60" w:name="TBL-4-9-6"/>
            <w:bookmarkEnd w:id="260"/>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61" w:name="TBL-4-9-7"/>
            <w:bookmarkEnd w:id="261"/>
          </w:p>
        </w:tc>
        <w:tc>
          <w:tcPr>
            <w:tcW w:w="677" w:type="dxa"/>
            <w:shd w:val="clear" w:color="auto" w:fill="FFFFFF"/>
            <w:vAlign w:val="center"/>
          </w:tcPr>
          <w:p w:rsidR="003919F1" w:rsidRDefault="003919F1">
            <w:pPr>
              <w:pStyle w:val="TableContents"/>
              <w:rPr>
                <w:sz w:val="20"/>
                <w:szCs w:val="20"/>
              </w:rPr>
            </w:pPr>
            <w:bookmarkStart w:id="262" w:name="TBL-4-9-8"/>
            <w:bookmarkEnd w:id="262"/>
          </w:p>
        </w:tc>
        <w:tc>
          <w:tcPr>
            <w:tcW w:w="534" w:type="dxa"/>
            <w:shd w:val="clear" w:color="auto" w:fill="FFFFFF"/>
            <w:vAlign w:val="center"/>
          </w:tcPr>
          <w:p w:rsidR="003919F1" w:rsidRDefault="003919F1">
            <w:pPr>
              <w:pStyle w:val="TableContents"/>
              <w:rPr>
                <w:sz w:val="20"/>
                <w:szCs w:val="20"/>
              </w:rPr>
            </w:pPr>
            <w:bookmarkStart w:id="263" w:name="TBL-4-10-"/>
            <w:bookmarkStart w:id="264" w:name="TBL-4-10-1"/>
            <w:bookmarkEnd w:id="263"/>
            <w:bookmarkEnd w:id="264"/>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65" w:name="TBL-4-10-2"/>
            <w:bookmarkEnd w:id="265"/>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66" w:name="TBL-4-10-3"/>
            <w:bookmarkEnd w:id="266"/>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67" w:name="TBL-4-10-4"/>
            <w:bookmarkEnd w:id="267"/>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68" w:name="TBL-4-10-5"/>
            <w:bookmarkEnd w:id="268"/>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9" w:name="TBL-4-10-6"/>
            <w:bookmarkEnd w:id="269"/>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70" w:name="TBL-4-10-7"/>
            <w:bookmarkEnd w:id="270"/>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71" w:name="TBL-4-10-8"/>
            <w:bookmarkEnd w:id="271"/>
          </w:p>
        </w:tc>
        <w:tc>
          <w:tcPr>
            <w:tcW w:w="534" w:type="dxa"/>
            <w:shd w:val="clear" w:color="auto" w:fill="FFFFFF"/>
            <w:vAlign w:val="center"/>
          </w:tcPr>
          <w:p w:rsidR="003919F1" w:rsidRDefault="003919F1">
            <w:pPr>
              <w:pStyle w:val="TableContents"/>
              <w:rPr>
                <w:sz w:val="20"/>
                <w:szCs w:val="20"/>
              </w:rPr>
            </w:pPr>
            <w:bookmarkStart w:id="272" w:name="TBL-4-11-"/>
            <w:bookmarkStart w:id="273" w:name="TBL-4-11-1"/>
            <w:bookmarkEnd w:id="272"/>
            <w:bookmarkEnd w:id="273"/>
          </w:p>
        </w:tc>
      </w:tr>
      <w:tr w:rsidR="003919F1">
        <w:tc>
          <w:tcPr>
            <w:tcW w:w="753" w:type="dxa"/>
            <w:shd w:val="clear" w:color="auto" w:fill="FFFFFF"/>
            <w:vAlign w:val="center"/>
          </w:tcPr>
          <w:p w:rsidR="003919F1" w:rsidRDefault="00E836D2">
            <w:pPr>
              <w:pStyle w:val="TableContents"/>
              <w:jc w:val="center"/>
              <w:rPr>
                <w:sz w:val="20"/>
                <w:szCs w:val="20"/>
              </w:rPr>
            </w:pPr>
            <w:bookmarkStart w:id="274" w:name="TBL-4-11-2"/>
            <w:bookmarkEnd w:id="274"/>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75" w:name="TBL-4-11-3"/>
            <w:bookmarkEnd w:id="275"/>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76" w:name="TBL-4-11-4"/>
            <w:bookmarkEnd w:id="276"/>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77" w:name="TBL-4-11-5"/>
            <w:bookmarkEnd w:id="277"/>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78" w:name="TBL-4-11-6"/>
            <w:bookmarkEnd w:id="278"/>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9" w:name="TBL-4-11-7"/>
            <w:bookmarkEnd w:id="279"/>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80" w:name="TBL-4-11-8"/>
            <w:bookmarkEnd w:id="280"/>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81" w:name="TBL-4-12-"/>
            <w:bookmarkStart w:id="282" w:name="TBL-4-12-1"/>
            <w:bookmarkEnd w:id="281"/>
            <w:bookmarkEnd w:id="282"/>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83" w:name="TBL-4-12-2"/>
            <w:bookmarkEnd w:id="283"/>
            <w:r>
              <w:rPr>
                <w:sz w:val="20"/>
                <w:szCs w:val="20"/>
              </w:rPr>
              <w:t>MP</w:t>
            </w:r>
            <w:r>
              <w:rPr>
                <w:sz w:val="20"/>
                <w:szCs w:val="20"/>
                <w:vertAlign w:val="superscript"/>
              </w:rPr>
              <w:t>A</w:t>
            </w:r>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4" w:name="TBL-4-12-3"/>
            <w:bookmarkEnd w:id="284"/>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5" w:name="TBL-4-12-4"/>
            <w:bookmarkEnd w:id="285"/>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6" w:name="TBL-4-12-5"/>
            <w:bookmarkEnd w:id="286"/>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7" w:name="TBL-4-12-6"/>
            <w:bookmarkEnd w:id="287"/>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8" w:name="TBL-4-12-7"/>
            <w:bookmarkEnd w:id="288"/>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9" w:name="TBL-4-12-8"/>
            <w:bookmarkEnd w:id="289"/>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90" w:name="TBL-4-13-"/>
            <w:bookmarkStart w:id="291" w:name="TBL-4-13-1"/>
            <w:bookmarkEnd w:id="290"/>
            <w:bookmarkEnd w:id="291"/>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rSWV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Pr="00F64240" w:rsidRDefault="00E836D2" w:rsidP="00F64240">
      <w:pPr>
        <w:widowControl/>
        <w:suppressAutoHyphens w:val="0"/>
        <w:rPr>
          <w:sz w:val="12"/>
        </w:rPr>
      </w:pPr>
      <w:r>
        <w:br w:type="page"/>
      </w:r>
    </w:p>
    <w:p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lastRenderedPageBreak/>
        <w:t>Figure 1: Regional chronology sample locations.</w:t>
      </w:r>
    </w:p>
    <w:p w:rsidR="003919F1" w:rsidRDefault="00E836D2">
      <w:pPr>
        <w:pStyle w:val="TextBodynoindent"/>
        <w:spacing w:after="0"/>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(LH), Watchdog Mountain (WD),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SWV chronologies and the gridded (Top) monthly precipitation from previous April (pA) through December (D) as well as for average May and June (aMJ); (Center) average PDSI from previous April (pA) through December (D) as well as for average June and July (aJJ); and (bottom) average monthly temperature from previous April (pA)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Figure 3: Correlation map (1901-1981) between the SWV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5: Top panel: rSWV reconstruction (black curve) and the average May-June precipitation (red curve; 1901-1981). Middle panel: rSWV reconstruction (black curve), 95% credibility interval (shaded grey area), and average May-June precipitation (red curve) for the 1750-1981 period of reconstruction. Bottom panel: Smoothed (10-year) rSWV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6: Periodogram of the SWV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7: The standardized rSWV average May-June precipitation reconstruction (grey lines) is plotted on top of the other moisture reconstructions (NADA, JT, NC, and MP; black lines) which were significantly correlated to rSWV. Standardized reconstructions are shown at an annual scale and at a decadal-scale obtained by application of a 10-year smoothing spline. Particularly notable differences between rSWV and the other reconstructions are the year 1774 and the interval 1863-1872.</w:t>
      </w:r>
    </w:p>
    <w:p w:rsidR="003919F1" w:rsidRDefault="003919F1">
      <w:pPr>
        <w:pStyle w:val="Heading3"/>
      </w:pPr>
    </w:p>
    <w:p w:rsidR="00F64240" w:rsidRDefault="00F64240">
      <w:pPr>
        <w:widowControl/>
        <w:suppressAutoHyphens w:val="0"/>
        <w:rPr>
          <w:b/>
          <w:bCs/>
          <w:color w:val="808080"/>
          <w:sz w:val="28"/>
          <w:szCs w:val="28"/>
        </w:rPr>
      </w:pPr>
      <w:r>
        <w:br w:type="page"/>
      </w:r>
    </w:p>
    <w:p w:rsidR="003919F1" w:rsidRDefault="00E836D2" w:rsidP="00F64240">
      <w:pPr>
        <w:pStyle w:val="Heading3"/>
      </w:pPr>
      <w:r>
        <w:lastRenderedPageBreak/>
        <w:t>References</w:t>
      </w:r>
    </w:p>
    <w:p w:rsidR="00A54A87" w:rsidRDefault="00A54A87" w:rsidP="00A54A87">
      <w:pPr>
        <w:pStyle w:val="TextBodybibitem"/>
      </w:pPr>
      <w:r>
        <w:t>Anchukaitis</w:t>
      </w:r>
      <w:r w:rsidR="009A0F37">
        <w:t xml:space="preserve"> KJ</w:t>
      </w:r>
      <w:r>
        <w:t>, Evans</w:t>
      </w:r>
      <w:r w:rsidR="009A0F37">
        <w:t xml:space="preserve"> MN</w:t>
      </w:r>
      <w:r>
        <w:t>, Kaplan</w:t>
      </w:r>
      <w:r w:rsidR="009A0F37">
        <w:t xml:space="preserve"> A</w:t>
      </w:r>
      <w:r>
        <w:t>,</w:t>
      </w:r>
      <w:r w:rsidR="009A0F37">
        <w:t xml:space="preserve"> </w:t>
      </w:r>
      <w:r>
        <w:t>Vaganov</w:t>
      </w:r>
      <w:r w:rsidR="009A0F37">
        <w:t xml:space="preserve"> EA</w:t>
      </w:r>
      <w:r>
        <w:t>, Hughes</w:t>
      </w:r>
      <w:r w:rsidR="009A0F37">
        <w:t xml:space="preserve"> MK</w:t>
      </w:r>
      <w:r>
        <w:t>, Grissino-Mayer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9A0F37">
      <w:pPr>
        <w:pStyle w:val="TextBodybibitem"/>
      </w:pPr>
      <w:r>
        <w:t xml:space="preserve">Beniston M, Diaz HF, Bradley RS (1997) Climatic change at high elevation sites: an overview. </w:t>
      </w:r>
      <w:r>
        <w:rPr>
          <w:i/>
        </w:rPr>
        <w:t>Climatic Change</w:t>
      </w:r>
      <w:r>
        <w:t xml:space="preserve"> 36(3):233–251</w:t>
      </w:r>
    </w:p>
    <w:p w:rsidR="004507CD" w:rsidRDefault="004507CD" w:rsidP="009A0F37">
      <w:pPr>
        <w:pStyle w:val="TextBodybibitem"/>
      </w:pPr>
      <w:r>
        <w:t>Büntgen</w:t>
      </w:r>
      <w:r w:rsidR="009A0F37">
        <w:t xml:space="preserve"> U</w:t>
      </w:r>
      <w:r>
        <w:t>, Frank</w:t>
      </w:r>
      <w:r w:rsidR="009A0F37">
        <w:t xml:space="preserve"> DC</w:t>
      </w:r>
      <w:r>
        <w:t>, Kaczka</w:t>
      </w:r>
      <w:r w:rsidR="009A0F37">
        <w:t xml:space="preserve"> RJ</w:t>
      </w:r>
      <w:r>
        <w:t>, Verstege</w:t>
      </w:r>
      <w:r w:rsidR="009A0F37">
        <w:t xml:space="preserve"> A</w:t>
      </w:r>
      <w:r>
        <w:t>, Zwijacz-Kozica</w:t>
      </w:r>
      <w:r w:rsidR="009A0F37">
        <w:t xml:space="preserve"> T</w:t>
      </w:r>
      <w:r>
        <w:t>, Esper</w:t>
      </w:r>
      <w:r w:rsidR="009A0F37">
        <w:t xml:space="preserve"> J (2007)</w:t>
      </w:r>
      <w:r>
        <w:t xml:space="preserve"> Growth responses to climate in a multi-species tree-ring network in the Western Carpathian Tatra Mountains, Poland and Slovakia. </w:t>
      </w:r>
      <w:r>
        <w:rPr>
          <w:i/>
        </w:rPr>
        <w:t>Tree Physiology</w:t>
      </w:r>
      <w:r w:rsidR="009A0F37">
        <w:t xml:space="preserve"> 27(5):689–702</w:t>
      </w:r>
    </w:p>
    <w:p w:rsidR="009A0F37" w:rsidRDefault="009A0F37" w:rsidP="009A0F37">
      <w:pPr>
        <w:pStyle w:val="TextBodybibitem"/>
      </w:pPr>
      <w:r>
        <w:t xml:space="preserve">Cole JE, Overpeck JT, Cook ER (2002) Multiyear La Niña events and persistent drought in the contiguous United States. </w:t>
      </w:r>
      <w:r>
        <w:rPr>
          <w:i/>
        </w:rPr>
        <w:t>Geophysical Research Letters</w:t>
      </w:r>
      <w:r>
        <w:t xml:space="preserve"> 29(13):25–1. </w:t>
      </w:r>
    </w:p>
    <w:p w:rsidR="009A0F37" w:rsidRDefault="009A0F37" w:rsidP="009A0F37">
      <w:pPr>
        <w:pStyle w:val="TextBodybibitem"/>
      </w:pPr>
      <w:r>
        <w:t xml:space="preserve">Cook ER (1987) The decomposition of tree-ring series for environmental studies. </w:t>
      </w:r>
      <w:r>
        <w:rPr>
          <w:i/>
        </w:rPr>
        <w:t>Tree-Ring</w:t>
      </w:r>
      <w:r>
        <w:t xml:space="preserve"> </w:t>
      </w:r>
      <w:r>
        <w:rPr>
          <w:i/>
        </w:rPr>
        <w:t>Bulletin</w:t>
      </w:r>
      <w:r>
        <w:t xml:space="preserve"> 47:37–59 </w:t>
      </w:r>
    </w:p>
    <w:p w:rsidR="009A0F37" w:rsidRPr="004507CD" w:rsidRDefault="009A0F37" w:rsidP="009A0F37">
      <w:pPr>
        <w:pStyle w:val="TextBodybibitem"/>
      </w:pPr>
      <w:r>
        <w:t xml:space="preserve">Cook ER (1985) A time series analysis approach to tree ring standardization. PhD dissertation, The University of Arizona, AZ </w:t>
      </w:r>
    </w:p>
    <w:p w:rsidR="00851945" w:rsidRDefault="00851945" w:rsidP="00851945">
      <w:pPr>
        <w:pStyle w:val="TextBody"/>
      </w:pPr>
      <w:r>
        <w:t xml:space="preserve">Cook ER, Woodhouse CA, Eakin CM, Meko DM, Stahle DW (2004) Long-term aridity changes in the western United States. </w:t>
      </w:r>
      <w:r>
        <w:rPr>
          <w:i/>
        </w:rPr>
        <w:t>Science</w:t>
      </w:r>
      <w:r w:rsidR="00953630">
        <w:t xml:space="preserve"> 306(5698):1015–1018</w:t>
      </w:r>
    </w:p>
    <w:p w:rsidR="004507CD" w:rsidRDefault="004507CD" w:rsidP="004507CD">
      <w:pPr>
        <w:pStyle w:val="TextBodybibitem"/>
      </w:pPr>
      <w:r>
        <w:t>Cook</w:t>
      </w:r>
      <w:r w:rsidR="00953630">
        <w:t xml:space="preserve"> ER</w:t>
      </w:r>
      <w:r>
        <w:t>, Meko</w:t>
      </w:r>
      <w:r w:rsidR="00953630">
        <w:t xml:space="preserve"> DM</w:t>
      </w:r>
      <w:r>
        <w:t>, Stahle</w:t>
      </w:r>
      <w:r w:rsidR="00953630">
        <w:t xml:space="preserve"> DW</w:t>
      </w:r>
      <w:r>
        <w:t>, Cleaveland</w:t>
      </w:r>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991A39">
      <w:pPr>
        <w:pStyle w:val="TextBodybibitem"/>
      </w:pPr>
      <w:r>
        <w:t>Cook</w:t>
      </w:r>
      <w:r w:rsidR="00953630">
        <w:t xml:space="preserve"> ER,</w:t>
      </w:r>
      <w:r>
        <w:t xml:space="preserve"> Peters</w:t>
      </w:r>
      <w:r w:rsidR="00953630">
        <w:t xml:space="preserve"> K (1997)</w:t>
      </w:r>
      <w:r>
        <w:t xml:space="preserve"> Calculating unbiased tree-ring indices for the study of climatic and environmental change. </w:t>
      </w:r>
      <w:r>
        <w:rPr>
          <w:i/>
        </w:rPr>
        <w:t>The Holocene</w:t>
      </w:r>
      <w:r>
        <w:t xml:space="preserve"> 7(3):361–370 </w:t>
      </w:r>
    </w:p>
    <w:p w:rsidR="00A54A87" w:rsidRDefault="00A54A87" w:rsidP="00991A39">
      <w:pPr>
        <w:pStyle w:val="TextBodybibitem"/>
      </w:pPr>
      <w:r>
        <w:t xml:space="preserve">Cook </w:t>
      </w:r>
      <w:r w:rsidR="00953630">
        <w:t xml:space="preserve">ER, </w:t>
      </w:r>
      <w:r>
        <w:t>Peters</w:t>
      </w:r>
      <w:r w:rsidR="00953630">
        <w:t xml:space="preserve"> K (1981)</w:t>
      </w:r>
      <w:r>
        <w:t xml:space="preserve"> The smoothing spline: a new approach to standardizing forest interior tree-ring width series for dendroclimatic studies. </w:t>
      </w:r>
      <w:r>
        <w:rPr>
          <w:i/>
        </w:rPr>
        <w:t>Tree-ring bulletin</w:t>
      </w:r>
      <w:r w:rsidR="00953630">
        <w:t xml:space="preserve"> 41:45–53</w:t>
      </w:r>
      <w:r>
        <w:t xml:space="preserve"> </w:t>
      </w:r>
    </w:p>
    <w:p w:rsidR="00A54A87" w:rsidRDefault="00A54A87" w:rsidP="00991A39">
      <w:pPr>
        <w:pStyle w:val="TextBodybibitem"/>
      </w:pPr>
      <w:r>
        <w:t>Cook</w:t>
      </w:r>
      <w:r w:rsidR="00953630">
        <w:t xml:space="preserve"> ER</w:t>
      </w:r>
      <w:r>
        <w:t>, Seager</w:t>
      </w:r>
      <w:r w:rsidR="00953630">
        <w:t xml:space="preserve"> R</w:t>
      </w:r>
      <w:r>
        <w:t>, Cane</w:t>
      </w:r>
      <w:r w:rsidR="00953630">
        <w:t xml:space="preserve"> MA</w:t>
      </w:r>
      <w:r>
        <w:t xml:space="preserve">, </w:t>
      </w:r>
      <w:r w:rsidR="00953630">
        <w:t>S</w:t>
      </w:r>
      <w:r>
        <w:t>tahle</w:t>
      </w:r>
      <w:r w:rsidR="00953630">
        <w:t xml:space="preserve"> DW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991A39">
      <w:pPr>
        <w:pStyle w:val="TextBodybibitem"/>
      </w:pPr>
      <w:r>
        <w:t>Cook</w:t>
      </w:r>
      <w:r w:rsidR="00953630">
        <w:t xml:space="preserve"> ER</w:t>
      </w:r>
      <w:r>
        <w:t>, Meko</w:t>
      </w:r>
      <w:r w:rsidR="00953630">
        <w:t xml:space="preserve"> DM</w:t>
      </w:r>
      <w:r>
        <w:t>, Stockton</w:t>
      </w:r>
      <w:r w:rsidR="00953630">
        <w:t xml:space="preserve"> CW (1997)</w:t>
      </w:r>
      <w:r>
        <w:t xml:space="preserve"> A new assessment of possible solar and lunar forcing of the bidecadal drought rhythm in the western United States. </w:t>
      </w:r>
      <w:r>
        <w:rPr>
          <w:i/>
        </w:rPr>
        <w:t>Journal of Climate</w:t>
      </w:r>
      <w:r>
        <w:t xml:space="preserve"> 10 (6):1343–1356 </w:t>
      </w:r>
    </w:p>
    <w:p w:rsidR="009A0F37" w:rsidRPr="005021C4" w:rsidRDefault="009A0F37" w:rsidP="009A0F37">
      <w:pPr>
        <w:pStyle w:val="TextBodybibitem"/>
      </w:pPr>
      <w:r>
        <w:t>Cook</w:t>
      </w:r>
      <w:r w:rsidR="00953630">
        <w:t xml:space="preserve"> ER</w:t>
      </w:r>
      <w:r>
        <w:t>, Briffa</w:t>
      </w:r>
      <w:r w:rsidR="00953630">
        <w:t xml:space="preserve"> K</w:t>
      </w:r>
      <w:r>
        <w:t>, Shiyatov</w:t>
      </w:r>
      <w:r w:rsidR="00953630">
        <w:t xml:space="preserve"> S</w:t>
      </w:r>
      <w:r>
        <w:t>, Mazepa</w:t>
      </w:r>
      <w:r w:rsidR="00953630">
        <w:t xml:space="preserve"> V (1990)</w:t>
      </w:r>
      <w:r>
        <w:t xml:space="preserve"> Tree-ring standardization and growth-trend estimation. In</w:t>
      </w:r>
      <w:r w:rsidR="00953630">
        <w:t>:</w:t>
      </w:r>
      <w:r>
        <w:t xml:space="preserve"> Cook</w:t>
      </w:r>
      <w:r w:rsidR="00953630">
        <w:t xml:space="preserve"> ER,</w:t>
      </w:r>
      <w:r>
        <w:t xml:space="preserve"> Kairiukstis</w:t>
      </w:r>
      <w:r w:rsidR="00953630">
        <w:t xml:space="preserve"> LA (</w:t>
      </w:r>
      <w:r>
        <w:t>eds</w:t>
      </w:r>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991A39">
      <w:pPr>
        <w:pStyle w:val="TextBodybibitem"/>
      </w:pPr>
      <w:bookmarkStart w:id="292" w:name="Xwigley1984average"/>
      <w:bookmarkStart w:id="293" w:name="Xjacoby1989reconstructed"/>
      <w:bookmarkStart w:id="294" w:name="Xcook1994spatial"/>
      <w:bookmarkEnd w:id="292"/>
      <w:bookmarkEnd w:id="293"/>
      <w:bookmarkEnd w:id="294"/>
      <w:r>
        <w:lastRenderedPageBreak/>
        <w:t xml:space="preserve"> Cook ER, </w:t>
      </w:r>
      <w:r w:rsidR="009A0F37">
        <w:t>Briffa</w:t>
      </w:r>
      <w:r>
        <w:t xml:space="preserve"> HR</w:t>
      </w:r>
      <w:r w:rsidR="009A0F37">
        <w:t>, Jones</w:t>
      </w:r>
      <w:r>
        <w:t xml:space="preserve"> PD (1994)</w:t>
      </w:r>
      <w:r w:rsidR="009A0F37">
        <w:t xml:space="preserve"> Spatial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991A39">
      <w:pPr>
        <w:pStyle w:val="TextBodybibitem"/>
      </w:pPr>
      <w:r>
        <w:t xml:space="preserve">Dickson </w:t>
      </w:r>
      <w:r w:rsidR="00953630">
        <w:t xml:space="preserve">RE, </w:t>
      </w:r>
      <w:r>
        <w:t>Tomlinson</w:t>
      </w:r>
      <w:r w:rsidR="00953630">
        <w:t xml:space="preserve"> PT (1996)</w:t>
      </w:r>
      <w:r>
        <w:t xml:space="preserve"> Oak growth, development and carbon metabolism in response to water stress. In</w:t>
      </w:r>
      <w:r w:rsidR="00953630">
        <w:t>:</w:t>
      </w:r>
      <w:r>
        <w:t xml:space="preserve"> </w:t>
      </w:r>
      <w:r>
        <w:rPr>
          <w:i/>
        </w:rPr>
        <w:t>Annales des Sciences Forestières</w:t>
      </w:r>
      <w:r w:rsidR="00953630">
        <w:t>, volume 53, p</w:t>
      </w:r>
      <w:r>
        <w:t xml:space="preserve"> 181–196 </w:t>
      </w:r>
    </w:p>
    <w:p w:rsidR="009A0F37" w:rsidRDefault="009A0F37" w:rsidP="00991A39">
      <w:pPr>
        <w:pStyle w:val="TextBodybibitem"/>
      </w:pPr>
      <w:r>
        <w:t>Druckenbrod</w:t>
      </w:r>
      <w:r w:rsidR="00953630">
        <w:t xml:space="preserve"> DL</w:t>
      </w:r>
      <w:r>
        <w:t>, Mann</w:t>
      </w:r>
      <w:r w:rsidR="00953630">
        <w:t xml:space="preserve"> ME</w:t>
      </w:r>
      <w:r>
        <w:t>, Stahle</w:t>
      </w:r>
      <w:r w:rsidR="00953630">
        <w:t xml:space="preserve"> DW</w:t>
      </w:r>
      <w:r>
        <w:t>, Cleaveland</w:t>
      </w:r>
      <w:r w:rsidR="00953630">
        <w:t xml:space="preserve"> MK</w:t>
      </w:r>
      <w:r>
        <w:t>, Therrell</w:t>
      </w:r>
      <w:r w:rsidR="00953630">
        <w:t xml:space="preserve"> MD</w:t>
      </w:r>
      <w:r>
        <w:t>, Shugart</w:t>
      </w:r>
      <w:r w:rsidR="00953630">
        <w:t xml:space="preserve"> HH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991A39">
      <w:pPr>
        <w:pStyle w:val="TextBodybibitem"/>
      </w:pPr>
      <w:r>
        <w:t xml:space="preserve">Friis-Christensen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991A39">
      <w:pPr>
        <w:pStyle w:val="TextBodybibitem"/>
      </w:pPr>
      <w:r>
        <w:t>Fye</w:t>
      </w:r>
      <w:r w:rsidR="00953630">
        <w:t xml:space="preserve"> FK</w:t>
      </w:r>
      <w:r>
        <w:t>, Stahle</w:t>
      </w:r>
      <w:r w:rsidR="00953630">
        <w:t xml:space="preserve"> DW</w:t>
      </w:r>
      <w:r>
        <w:t>, Cook</w:t>
      </w:r>
      <w:r w:rsidR="00953630">
        <w:t xml:space="preserve"> ER (2003)</w:t>
      </w:r>
      <w:r>
        <w:t xml:space="preserve"> Paleoclimatic analogs to twentieth-centu</w:t>
      </w:r>
      <w:r w:rsidR="00953630">
        <w:t>ry moisture regimes across the U</w:t>
      </w:r>
      <w:r>
        <w:t xml:space="preserve">nited </w:t>
      </w:r>
      <w:r w:rsidR="00953630">
        <w:t>S</w:t>
      </w:r>
      <w:r>
        <w:t xml:space="preserve">tates. </w:t>
      </w:r>
      <w:r>
        <w:rPr>
          <w:i/>
        </w:rPr>
        <w:t>Bulletin of the American</w:t>
      </w:r>
      <w:r>
        <w:t xml:space="preserve"> </w:t>
      </w:r>
      <w:r>
        <w:rPr>
          <w:i/>
        </w:rPr>
        <w:t>Meteorological Society</w:t>
      </w:r>
      <w:r>
        <w:t xml:space="preserve"> 84(7):901–909 </w:t>
      </w:r>
    </w:p>
    <w:p w:rsidR="00A54A87" w:rsidRDefault="00953630" w:rsidP="00991A39">
      <w:pPr>
        <w:pStyle w:val="TextBodybibitem"/>
      </w:pPr>
      <w:r>
        <w:t xml:space="preserve">Hancock DJ, </w:t>
      </w:r>
      <w:r w:rsidR="00A54A87">
        <w:t>Yarger</w:t>
      </w:r>
      <w:r>
        <w:t xml:space="preserve"> DN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991A39">
      <w:pPr>
        <w:pStyle w:val="TextBodybibitem"/>
      </w:pPr>
      <w:r>
        <w:t>Fritts</w:t>
      </w:r>
      <w:r w:rsidR="002776F9">
        <w:t xml:space="preserve"> HC (</w:t>
      </w:r>
      <w:r w:rsidR="00F64240">
        <w:t>2012</w:t>
      </w:r>
      <w:r w:rsidR="002776F9">
        <w:t>)</w:t>
      </w:r>
      <w:r>
        <w:t xml:space="preserve"> </w:t>
      </w:r>
      <w:r>
        <w:rPr>
          <w:i/>
        </w:rPr>
        <w:t>Tree rings and climate</w:t>
      </w:r>
      <w:r>
        <w:t xml:space="preserve">. </w:t>
      </w:r>
      <w:r w:rsidR="00F64240">
        <w:t>Academic Press Inc, London, UK</w:t>
      </w:r>
    </w:p>
    <w:p w:rsidR="009A0F37" w:rsidRDefault="009A0F37" w:rsidP="00991A39">
      <w:pPr>
        <w:pStyle w:val="TextBodybibitem"/>
      </w:pPr>
      <w:r>
        <w:t>Fritts</w:t>
      </w:r>
      <w:r w:rsidR="002776F9">
        <w:t xml:space="preserve"> HC</w:t>
      </w:r>
      <w:r>
        <w:t>, Guiot</w:t>
      </w:r>
      <w:r w:rsidR="002776F9">
        <w:t xml:space="preserve"> J</w:t>
      </w:r>
      <w:r>
        <w:t>, Gordon</w:t>
      </w:r>
      <w:r w:rsidR="002776F9">
        <w:t xml:space="preserve"> GA</w:t>
      </w:r>
      <w:r>
        <w:t>, Schweingruber</w:t>
      </w:r>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991A39">
      <w:pPr>
        <w:pStyle w:val="TextBodybibitem"/>
      </w:pPr>
      <w:r>
        <w:t xml:space="preserve">Harris I, </w:t>
      </w:r>
      <w:r w:rsidR="00A54A87">
        <w:t>Jone</w:t>
      </w:r>
      <w:r>
        <w:t>s PD, Osborn TJ, Lister DH (2014)</w:t>
      </w:r>
      <w:r w:rsidR="00A54A87">
        <w:t xml:space="preserve"> Updated high-resolution grids of monthly climatic observations–the CRU TS3. 10 dataset. </w:t>
      </w:r>
      <w:r w:rsidR="00A54A87">
        <w:rPr>
          <w:i/>
        </w:rPr>
        <w:t>International Journal of Climatology</w:t>
      </w:r>
      <w:r>
        <w:t xml:space="preserve"> 34(3):623–642</w:t>
      </w:r>
    </w:p>
    <w:p w:rsidR="00A54A87" w:rsidRPr="00851945" w:rsidRDefault="002776F9" w:rsidP="00991A39">
      <w:pPr>
        <w:pStyle w:val="TextBodybibitem"/>
      </w:pPr>
      <w:r>
        <w:t>Holmes RL (1983)</w:t>
      </w:r>
      <w:r w:rsidR="00A54A87">
        <w:t xml:space="preserve"> Computer-assisted quality control in tree-ring dating and measurement. </w:t>
      </w:r>
      <w:r w:rsidR="00A54A87">
        <w:rPr>
          <w:i/>
        </w:rPr>
        <w:t>Tree-ring bulletin</w:t>
      </w:r>
      <w:r>
        <w:t xml:space="preserve"> 43(1):69–78</w:t>
      </w:r>
    </w:p>
    <w:p w:rsidR="005021C4" w:rsidRDefault="005021C4" w:rsidP="005021C4">
      <w:pPr>
        <w:pStyle w:val="TextBody"/>
      </w:pPr>
      <w:r>
        <w:t>IPCC (2013) Climate Change 2013: The Physical Science Basis. Contribution of Working Group I to the Fifth Assessment Report of the Intergovernmental Panel on Climate Change. T.F. Stocker, D. Qin, G.-K. Plattner, M. Tignor, S.K. Allen, J. Boschung, A. Nauels, Y. Xia, V. Bex, and P.M. Modgley (eds)</w:t>
      </w:r>
    </w:p>
    <w:p w:rsidR="005021C4" w:rsidRDefault="005021C4" w:rsidP="005021C4">
      <w:pPr>
        <w:pStyle w:val="TextBody"/>
      </w:pPr>
      <w:r>
        <w:t>IPCC (2007) Climate Change 2007: Synthesis Report. Contribution of Working Groups I, II and III to the Fourth Assessment Report of the Intergovernmental Panel on Climate Change. Pachauri RK and Reisinger A (eds).</w:t>
      </w:r>
    </w:p>
    <w:p w:rsidR="00A54A87" w:rsidRDefault="002776F9" w:rsidP="002776F9">
      <w:pPr>
        <w:pStyle w:val="TextBodybibitem"/>
      </w:pPr>
      <w:r>
        <w:t>Jacob GC, D’Arrigo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5021C4">
      <w:pPr>
        <w:pStyle w:val="TextBody"/>
      </w:pPr>
      <w:r>
        <w:lastRenderedPageBreak/>
        <w:t>K. Kattenberg, F. Giorgi, H. Grassl, G.A. Meehl, J.F.B. Mitchell, R.J. Stouffer, T. Tokioka, A.J. Weaver, and T.M.L Wigley. Climate models–projections of future climate. In</w:t>
      </w:r>
      <w:r w:rsidR="00EE364A">
        <w:t>:</w:t>
      </w:r>
      <w:r>
        <w:t xml:space="preserve"> J.T. Houghton, LG Meiro Filho, B.A. Callander, N. Harris, A. Kat</w:t>
      </w:r>
      <w:r w:rsidR="00EE364A">
        <w:t>tenburg, and K. Maskell (eds)</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A54A87">
      <w:pPr>
        <w:pStyle w:val="TextBodybibitem"/>
      </w:pPr>
      <w:r>
        <w:t>Lassen</w:t>
      </w:r>
      <w:r w:rsidR="002776F9">
        <w:t xml:space="preserve"> K, </w:t>
      </w:r>
      <w:r>
        <w:t>Friis-Christensen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4507CD">
      <w:pPr>
        <w:pStyle w:val="TextBodybibitem"/>
      </w:pPr>
      <w:r>
        <w:t>LeBlanc</w:t>
      </w:r>
      <w:r w:rsidR="0090756A">
        <w:t xml:space="preserve"> DC (1993)</w:t>
      </w:r>
      <w:r>
        <w:t xml:space="preserve"> Temporal and spatial variation of oak growth-climate relationships along a pollution gradient in the midwestern United States. </w:t>
      </w:r>
      <w:r>
        <w:rPr>
          <w:i/>
        </w:rPr>
        <w:t>Canadian Journal of Forest Research</w:t>
      </w:r>
      <w:r w:rsidR="0090756A">
        <w:t xml:space="preserve"> 23 (5):772–782</w:t>
      </w:r>
      <w:r>
        <w:t xml:space="preserve">. </w:t>
      </w:r>
    </w:p>
    <w:p w:rsidR="009A0F37" w:rsidRDefault="009A0F37" w:rsidP="004507CD">
      <w:pPr>
        <w:pStyle w:val="TextBodybibitem"/>
      </w:pPr>
      <w:r>
        <w:t>Li</w:t>
      </w:r>
      <w:r w:rsidR="002776F9">
        <w:t xml:space="preserve"> Y (2011)</w:t>
      </w:r>
      <w:r>
        <w:t xml:space="preserve"> </w:t>
      </w:r>
      <w:r>
        <w:rPr>
          <w:i/>
        </w:rPr>
        <w:t>Dendroclimatic Analysis of Climate Oscillations for the Southeastern United States from</w:t>
      </w:r>
      <w:r>
        <w:t xml:space="preserve"> </w:t>
      </w:r>
      <w:r>
        <w:rPr>
          <w:i/>
        </w:rPr>
        <w:t>Tree-ring Network Data</w:t>
      </w:r>
      <w:r>
        <w:t xml:space="preserve">. PhD </w:t>
      </w:r>
      <w:r w:rsidR="002776F9">
        <w:t>dissertation</w:t>
      </w:r>
      <w:r>
        <w:t>, University of Tennessee,</w:t>
      </w:r>
      <w:r w:rsidR="002776F9">
        <w:t xml:space="preserve"> TN</w:t>
      </w:r>
      <w:r>
        <w:t xml:space="preserve"> </w:t>
      </w:r>
    </w:p>
    <w:p w:rsidR="009A0F37" w:rsidRDefault="009A0F37" w:rsidP="004507CD">
      <w:pPr>
        <w:pStyle w:val="TextBodybibitem"/>
      </w:pPr>
      <w:r>
        <w:t>Melvin</w:t>
      </w:r>
      <w:r w:rsidR="002776F9">
        <w:t xml:space="preserve"> TM,</w:t>
      </w:r>
      <w:r>
        <w:t xml:space="preserve"> Briffa</w:t>
      </w:r>
      <w:r w:rsidR="002776F9">
        <w:t xml:space="preserve"> KR (2008)</w:t>
      </w:r>
      <w:r>
        <w:t xml:space="preserve"> A “signal-free” approach to dendroclimatic standardisation. </w:t>
      </w:r>
      <w:r>
        <w:rPr>
          <w:i/>
        </w:rPr>
        <w:t>Dendrochronologia</w:t>
      </w:r>
      <w:r w:rsidR="002776F9">
        <w:t xml:space="preserve"> 26(2):71–86</w:t>
      </w:r>
    </w:p>
    <w:p w:rsidR="00A54A87" w:rsidRDefault="002776F9" w:rsidP="00EE364A">
      <w:pPr>
        <w:pStyle w:val="TextBodybibitem"/>
      </w:pPr>
      <w:r>
        <w:t xml:space="preserve">Monserud RA (1986) </w:t>
      </w:r>
      <w:r w:rsidR="00A54A87">
        <w:t xml:space="preserve">Time-series analyses of tree-ring chronologies. </w:t>
      </w:r>
      <w:r w:rsidR="00A54A87">
        <w:rPr>
          <w:i/>
        </w:rPr>
        <w:t>Forest Science</w:t>
      </w:r>
      <w:r>
        <w:t xml:space="preserve"> 32(2): 349–372</w:t>
      </w:r>
    </w:p>
    <w:p w:rsidR="00A54A87" w:rsidRDefault="00A54A87" w:rsidP="00EE364A">
      <w:pPr>
        <w:pStyle w:val="TextBodybibitem"/>
      </w:pPr>
      <w:r>
        <w:t xml:space="preserve">Nichols JE, Huang Y (2012) Hydroclimate of the northeastern United States is highly sensitive to solar forcing. </w:t>
      </w:r>
      <w:r>
        <w:rPr>
          <w:i/>
        </w:rPr>
        <w:t>Geophysical Research Letters</w:t>
      </w:r>
      <w:r>
        <w:t xml:space="preserve"> 39(4) </w:t>
      </w:r>
    </w:p>
    <w:p w:rsidR="00A54A87" w:rsidRDefault="00A54A87" w:rsidP="00EE364A">
      <w:pPr>
        <w:pStyle w:val="TextBodybibitem"/>
      </w:pPr>
      <w:r>
        <w:t>National Oceanic and Atmosheric Administration (NOAA)</w:t>
      </w:r>
      <w:r w:rsidR="002776F9">
        <w:t xml:space="preserve"> </w:t>
      </w:r>
      <w:r>
        <w:t xml:space="preserve">Climate Prediction Center </w:t>
      </w:r>
      <w:r w:rsidR="002776F9">
        <w:t>(2005)</w:t>
      </w:r>
      <w:r>
        <w:t xml:space="preserve"> El Niño Southern Oscillation (ENSO). </w:t>
      </w:r>
      <w:hyperlink r:id="rId17"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EE364A">
      <w:pPr>
        <w:pStyle w:val="TextBodybibitem"/>
      </w:pPr>
      <w:r>
        <w:t>North Carolina N</w:t>
      </w:r>
      <w:r w:rsidR="002776F9">
        <w:t>atural Heritage Program (NCNHP) (1999)</w:t>
      </w:r>
      <w:r>
        <w:t xml:space="preserve"> An Inventory of the Significant Natural Areas</w:t>
      </w:r>
      <w:r w:rsidR="002776F9">
        <w:t xml:space="preserve"> of Ashe County, North Carolina</w:t>
      </w:r>
      <w:r>
        <w:t xml:space="preserve">. </w:t>
      </w:r>
      <w:hyperlink r:id="rId18">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EE364A">
      <w:pPr>
        <w:pStyle w:val="TextBodybibitem"/>
      </w:pPr>
      <w:r>
        <w:t>North GR, Biondi F, Bloomfield P, Christy JR, Cuffey KM, Dickinson RE, Druffel ERM, Nychka D, Otto-B</w:t>
      </w:r>
      <w:r w:rsidR="006070D6">
        <w:t>liesner</w:t>
      </w:r>
      <w:r w:rsidR="002776F9">
        <w:t xml:space="preserve"> B, Roberts N and others (2006)</w:t>
      </w:r>
      <w:r w:rsidR="006070D6">
        <w:t xml:space="preserve"> Surface temperature reconstructions for the last 2,000 years. NRC Statement to Subcommittee on Oversight and Investigations, Committee on Energy and Commerce, US House of Representatives. </w:t>
      </w:r>
    </w:p>
    <w:p w:rsidR="00A54A87" w:rsidRDefault="002776F9" w:rsidP="00A54A87">
      <w:pPr>
        <w:pStyle w:val="TextBodybibitem"/>
      </w:pPr>
      <w:r>
        <w:t>National Research Council (NRC) (1994)</w:t>
      </w:r>
      <w:r w:rsidR="00A54A87">
        <w:t xml:space="preserve">. </w:t>
      </w:r>
      <w:r w:rsidR="00A54A87">
        <w:rPr>
          <w:i/>
        </w:rPr>
        <w:t>Solar Influences on Global</w:t>
      </w:r>
      <w:r w:rsidR="00A54A87">
        <w:t xml:space="preserve"> </w:t>
      </w:r>
      <w:r w:rsidR="00A54A87">
        <w:rPr>
          <w:i/>
        </w:rPr>
        <w:t>Change</w:t>
      </w:r>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295" w:name="Xfriis1991length"/>
      <w:bookmarkEnd w:id="295"/>
    </w:p>
    <w:p w:rsidR="00A54A87" w:rsidRDefault="002776F9" w:rsidP="00EE364A">
      <w:pPr>
        <w:pStyle w:val="TextBodybibitem"/>
      </w:pPr>
      <w:r>
        <w:t>Oliver CD (1980)</w:t>
      </w:r>
      <w:r w:rsidR="009A0F37">
        <w:t xml:space="preserve"> Forest development in North America following major disturbances.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rsidR="001D6004" w:rsidRDefault="001D6004" w:rsidP="001D6004">
      <w:pPr>
        <w:pStyle w:val="TextBodybibitem"/>
      </w:pPr>
      <w:r>
        <w:t>Pan</w:t>
      </w:r>
      <w:r w:rsidR="008F5A3C">
        <w:t xml:space="preserve"> C, </w:t>
      </w:r>
      <w:r>
        <w:t>Tajchman</w:t>
      </w:r>
      <w:r w:rsidR="008F5A3C">
        <w:t xml:space="preserve"> SJ, </w:t>
      </w:r>
      <w:r>
        <w:t>Kochenderfer</w:t>
      </w:r>
      <w:r w:rsidR="008F5A3C">
        <w:t xml:space="preserve"> JN (1997)</w:t>
      </w:r>
      <w:r>
        <w:t xml:space="preserve"> Dendroclimatological analysis of major forest species of the central Appalachians. </w:t>
      </w:r>
      <w:r>
        <w:rPr>
          <w:i/>
        </w:rPr>
        <w:t>Forest Ecology and Management</w:t>
      </w:r>
      <w:r w:rsidR="0090756A">
        <w:t xml:space="preserve"> 98(1):77–87</w:t>
      </w:r>
      <w:r>
        <w:t xml:space="preserve"> </w:t>
      </w:r>
    </w:p>
    <w:p w:rsidR="00A54A87" w:rsidRDefault="00A54A87" w:rsidP="001D6004">
      <w:pPr>
        <w:pStyle w:val="TextBodybibitem"/>
      </w:pPr>
      <w:r>
        <w:t>Peters</w:t>
      </w:r>
      <w:r w:rsidR="002776F9">
        <w:t xml:space="preserve"> K</w:t>
      </w:r>
      <w:r>
        <w:t>, Jacoby</w:t>
      </w:r>
      <w:r w:rsidR="002776F9">
        <w:t xml:space="preserve"> GC</w:t>
      </w:r>
      <w:r>
        <w:t>, Cook</w:t>
      </w:r>
      <w:r w:rsidR="002776F9">
        <w:t xml:space="preserve"> ER (1981)</w:t>
      </w:r>
      <w:r>
        <w:t xml:space="preserve"> Principal components analysis of tree-ring sites. </w:t>
      </w:r>
      <w:r>
        <w:rPr>
          <w:i/>
        </w:rPr>
        <w:t>Tree-Ring Bulletin</w:t>
      </w:r>
      <w:r w:rsidR="002776F9">
        <w:t xml:space="preserve"> 41:1–19</w:t>
      </w:r>
      <w:r>
        <w:t xml:space="preserve"> </w:t>
      </w:r>
    </w:p>
    <w:p w:rsidR="0090756A" w:rsidRDefault="0090756A" w:rsidP="001D6004">
      <w:pPr>
        <w:pStyle w:val="TextBodybibitem"/>
      </w:pPr>
      <w:r>
        <w:t xml:space="preserve">Phipps RL (1982) Comments on interpretation of climatic information from tree rings, eastern North America. </w:t>
      </w:r>
      <w:r>
        <w:rPr>
          <w:i/>
        </w:rPr>
        <w:t>Tree-ring bulletin</w:t>
      </w:r>
      <w:r w:rsidR="002776F9">
        <w:t xml:space="preserve"> 42:11–22</w:t>
      </w:r>
    </w:p>
    <w:p w:rsidR="009A0F37" w:rsidRDefault="009A0F37" w:rsidP="001D6004">
      <w:pPr>
        <w:pStyle w:val="TextBodybibitem"/>
      </w:pPr>
      <w:r>
        <w:t>Pielke Jr</w:t>
      </w:r>
      <w:r w:rsidR="002776F9">
        <w:t xml:space="preserve"> RA,</w:t>
      </w:r>
      <w:r>
        <w:t xml:space="preserve"> Landsea</w:t>
      </w:r>
      <w:r w:rsidR="002776F9">
        <w:t xml:space="preserve"> CN (1999)</w:t>
      </w:r>
      <w:r>
        <w:t xml:space="preserve"> La </w:t>
      </w:r>
      <w:r w:rsidR="002776F9">
        <w:t>Niña, E</w:t>
      </w:r>
      <w:r>
        <w:t xml:space="preserve">l </w:t>
      </w:r>
      <w:r w:rsidR="002776F9">
        <w:t>N</w:t>
      </w:r>
      <w:r>
        <w:t xml:space="preserve">iño and atlantic hurricane damages in the United States. </w:t>
      </w:r>
      <w:r>
        <w:rPr>
          <w:i/>
        </w:rPr>
        <w:t>Bulletin of the American Meteorological Society</w:t>
      </w:r>
      <w:r w:rsidR="002776F9">
        <w:t xml:space="preserve"> 80(10):2027–2033 </w:t>
      </w:r>
    </w:p>
    <w:p w:rsidR="002776F9" w:rsidRDefault="00A54A87" w:rsidP="00991A39">
      <w:pPr>
        <w:pStyle w:val="TextBodybibitem"/>
      </w:pPr>
      <w:r>
        <w:t>Reid</w:t>
      </w:r>
      <w:r w:rsidR="004D5CD6">
        <w:t xml:space="preserve"> GC (2002)</w:t>
      </w:r>
      <w:r>
        <w:t xml:space="preserve"> Solar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991A39">
      <w:pPr>
        <w:pStyle w:val="TextBodybibitem"/>
      </w:pPr>
      <w:bookmarkStart w:id="296" w:name="Xspeer2009climate"/>
      <w:bookmarkEnd w:id="296"/>
      <w:r>
        <w:t>Robertson</w:t>
      </w:r>
      <w:r w:rsidR="004D5CD6">
        <w:t xml:space="preserve"> PA (1992)</w:t>
      </w:r>
      <w:r>
        <w:t xml:space="preserve"> Factors affecting tree growth on three lowland sites in southern Illinois. </w:t>
      </w:r>
      <w:r>
        <w:rPr>
          <w:i/>
        </w:rPr>
        <w:t>American Midland Naturalist</w:t>
      </w:r>
      <w:r>
        <w:t xml:space="preserve">, p 218–236 </w:t>
      </w:r>
    </w:p>
    <w:p w:rsidR="00991A39" w:rsidRDefault="00991A39" w:rsidP="00991A39">
      <w:pPr>
        <w:pStyle w:val="TextBodybibitem"/>
      </w:pPr>
      <w:r>
        <w:t xml:space="preserve">Rubino </w:t>
      </w:r>
      <w:r w:rsidR="008F5A3C">
        <w:t xml:space="preserve">DL, </w:t>
      </w:r>
      <w:r>
        <w:t>McCarthy</w:t>
      </w:r>
      <w:r w:rsidR="008F5A3C">
        <w:t xml:space="preserve"> BC (2000)</w:t>
      </w:r>
      <w:r>
        <w:t xml:space="preserve"> Dendroclimatological analysis of white oak (</w:t>
      </w:r>
      <w:r>
        <w:rPr>
          <w:i/>
        </w:rPr>
        <w:t>Quercus</w:t>
      </w:r>
      <w:r>
        <w:t xml:space="preserve"> </w:t>
      </w:r>
      <w:r>
        <w:rPr>
          <w:i/>
        </w:rPr>
        <w:t xml:space="preserve">alba </w:t>
      </w:r>
      <w:r>
        <w:t xml:space="preserve">L., Fagaceae)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991A39">
      <w:pPr>
        <w:pStyle w:val="TextBodybibitem"/>
      </w:pPr>
      <w:r>
        <w:t xml:space="preserve">Seager R, Tzanova A, Nakamura J (2009) Drought in the southeastern United States: Causes, variability over the last millennium, and the potential for future hydroclimate change. </w:t>
      </w:r>
      <w:r w:rsidRPr="00EE364A">
        <w:t>Journal of Climate</w:t>
      </w:r>
      <w:r w:rsidR="00E23ED2">
        <w:t xml:space="preserve"> 22(19):5021–5045</w:t>
      </w:r>
    </w:p>
    <w:p w:rsidR="0090756A" w:rsidRDefault="0090756A" w:rsidP="00991A39">
      <w:pPr>
        <w:pStyle w:val="TextBodybibitem"/>
      </w:pPr>
      <w:r>
        <w:t xml:space="preserve">Sobolowski S, Pavelsky T (2012) Evaluation of present and future North American Regional Climate Change Assessment Program (NARCCAP) regional climate simulations over the southeast United States. </w:t>
      </w:r>
      <w:r>
        <w:rPr>
          <w:i/>
        </w:rPr>
        <w:t>Journal of Geophysical Research</w:t>
      </w:r>
      <w:r w:rsidR="00E23ED2">
        <w:rPr>
          <w:i/>
        </w:rPr>
        <w:t>: Atmospheres (1984-2012)</w:t>
      </w:r>
      <w:r w:rsidR="00E23ED2">
        <w:t>, 117(</w:t>
      </w:r>
      <w:r>
        <w:t>D1</w:t>
      </w:r>
      <w:r w:rsidR="00E23ED2">
        <w:t>)</w:t>
      </w:r>
      <w:bookmarkStart w:id="297" w:name="Xstahle1993"/>
      <w:bookmarkEnd w:id="297"/>
    </w:p>
    <w:p w:rsidR="008F5A3C" w:rsidRDefault="008F5A3C" w:rsidP="00991A39">
      <w:pPr>
        <w:pStyle w:val="TextBodybibitem"/>
      </w:pPr>
      <w:r>
        <w:t xml:space="preserve">Speer JH, Grissino-Mayer HD, Orvis KH,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991A39">
      <w:pPr>
        <w:pStyle w:val="TextBodybibitem"/>
      </w:pPr>
      <w:r>
        <w:t xml:space="preserve">Stahle DW, Cleaveland MK (1992) Reconstruction and analysis of spring rainfall over the southeastern US for the past 1000 years. </w:t>
      </w:r>
      <w:r>
        <w:rPr>
          <w:i/>
        </w:rPr>
        <w:t>Bulletin of the American Meteorological Society</w:t>
      </w:r>
      <w:r>
        <w:t xml:space="preserve"> 73(12) </w:t>
      </w:r>
      <w:r w:rsidR="00E23ED2">
        <w:t>:1947-1961</w:t>
      </w:r>
    </w:p>
    <w:p w:rsidR="0090756A" w:rsidRDefault="00E23ED2" w:rsidP="00991A39">
      <w:pPr>
        <w:pStyle w:val="TextBodybibitem"/>
      </w:pPr>
      <w:r>
        <w:t xml:space="preserve">Stahle DW, Cleveland MK (1993) </w:t>
      </w:r>
      <w:r w:rsidR="0090756A">
        <w:t xml:space="preserve">Large-scale climatic influences on baldcypress tree growth across the southeastern </w:t>
      </w:r>
      <w:r>
        <w:t>U</w:t>
      </w:r>
      <w:r w:rsidR="0090756A">
        <w:t xml:space="preserve">nited </w:t>
      </w:r>
      <w:r>
        <w:t>S</w:t>
      </w:r>
      <w:r w:rsidR="0090756A">
        <w:t>tates. In</w:t>
      </w:r>
      <w:r>
        <w:t>:</w:t>
      </w:r>
      <w:r w:rsidR="0090756A">
        <w:t xml:space="preserve"> Jones</w:t>
      </w:r>
      <w:r>
        <w:t xml:space="preserve"> PD</w:t>
      </w:r>
      <w:r w:rsidR="0090756A">
        <w:t>, Bradley</w:t>
      </w:r>
      <w:r>
        <w:t xml:space="preserve"> RS</w:t>
      </w:r>
      <w:r w:rsidR="0090756A">
        <w:t>, Jouzel</w:t>
      </w:r>
      <w:r>
        <w:t xml:space="preserve"> J (</w:t>
      </w:r>
      <w:r w:rsidR="0090756A">
        <w:t>eds</w:t>
      </w:r>
      <w:r>
        <w:t>)</w:t>
      </w:r>
      <w:r w:rsidR="0090756A">
        <w:t xml:space="preserve"> </w:t>
      </w:r>
      <w:r w:rsidR="0090756A">
        <w:rPr>
          <w:i/>
        </w:rPr>
        <w:t>Climatic variations and forcing mechanisms of the last 2000 years</w:t>
      </w:r>
      <w:r>
        <w:t>, NATO ASI , I41, p</w:t>
      </w:r>
      <w:r w:rsidR="0090756A">
        <w:t xml:space="preserve"> 125 – 140</w:t>
      </w:r>
    </w:p>
    <w:p w:rsidR="009A0F37" w:rsidRDefault="00E23ED2" w:rsidP="00991A39">
      <w:pPr>
        <w:pStyle w:val="TextBodybibitem"/>
      </w:pPr>
      <w:r>
        <w:lastRenderedPageBreak/>
        <w:t xml:space="preserve">Stahle DW, Cleaveland MK, </w:t>
      </w:r>
      <w:r w:rsidR="009A0F37">
        <w:t>Blant</w:t>
      </w:r>
      <w:r>
        <w:t>on DB, Therrell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991A39">
      <w:pPr>
        <w:pStyle w:val="TextBodybibitem"/>
      </w:pPr>
      <w:r>
        <w:t>Stokes</w:t>
      </w:r>
      <w:r w:rsidR="008F5A3C">
        <w:t xml:space="preserve"> MA, </w:t>
      </w:r>
      <w:r>
        <w:t>Smiley</w:t>
      </w:r>
      <w:r w:rsidR="008F5A3C">
        <w:t xml:space="preserve"> TL (1996)</w:t>
      </w:r>
      <w:r>
        <w:t xml:space="preserve"> </w:t>
      </w:r>
      <w:r>
        <w:rPr>
          <w:i/>
        </w:rPr>
        <w:t>An introduction to tree-ring dating</w:t>
      </w:r>
      <w:r>
        <w:t>. Univers</w:t>
      </w:r>
      <w:r w:rsidR="008F5A3C">
        <w:t>ity of Arizona Press</w:t>
      </w:r>
      <w:r w:rsidR="00E23ED2">
        <w:t>, AZ</w:t>
      </w:r>
      <w:r>
        <w:t xml:space="preserve"> </w:t>
      </w:r>
    </w:p>
    <w:p w:rsidR="009A0F37" w:rsidRDefault="009A0F37" w:rsidP="00991A39">
      <w:pPr>
        <w:pStyle w:val="TextBodybibitem"/>
      </w:pPr>
      <w:r>
        <w:t xml:space="preserve">Torrence </w:t>
      </w:r>
      <w:r w:rsidR="00E23ED2">
        <w:t>C,</w:t>
      </w:r>
      <w:r>
        <w:t xml:space="preserve"> Compo</w:t>
      </w:r>
      <w:r w:rsidR="00E23ED2">
        <w:t xml:space="preserve"> GP (1998)</w:t>
      </w:r>
      <w:r>
        <w:t xml:space="preserve"> A practical guide to wavelet analysis. </w:t>
      </w:r>
      <w:r>
        <w:rPr>
          <w:i/>
        </w:rPr>
        <w:t>Bulletin of the</w:t>
      </w:r>
      <w:r>
        <w:t xml:space="preserve"> </w:t>
      </w:r>
      <w:r>
        <w:rPr>
          <w:i/>
        </w:rPr>
        <w:t>American Meteorological society</w:t>
      </w:r>
      <w:r>
        <w:t xml:space="preserve"> 79(1):61–78 </w:t>
      </w:r>
    </w:p>
    <w:p w:rsidR="009A0F37" w:rsidRDefault="009A0F37" w:rsidP="00991A39">
      <w:pPr>
        <w:pStyle w:val="TextBodybibitem"/>
      </w:pPr>
      <w:r>
        <w:t xml:space="preserve">Trouet </w:t>
      </w:r>
      <w:r w:rsidR="00953630">
        <w:t>V, v</w:t>
      </w:r>
      <w:r>
        <w:t>an Oldenborgh</w:t>
      </w:r>
      <w:r w:rsidR="00953630">
        <w:t xml:space="preserve"> GJ</w:t>
      </w:r>
      <w:r w:rsidR="00E23ED2">
        <w:t xml:space="preserve"> (2013)</w:t>
      </w:r>
      <w:r>
        <w:t xml:space="preserve"> KNMI Climate Explorer: a web-based research tool for high-resolution paleoclimatology</w:t>
      </w:r>
      <w:r w:rsidR="00E23ED2">
        <w:t>.</w:t>
      </w:r>
      <w:r>
        <w:t xml:space="preserve"> </w:t>
      </w:r>
      <w:r>
        <w:rPr>
          <w:i/>
        </w:rPr>
        <w:t>Tree-Ring Research</w:t>
      </w:r>
      <w:r>
        <w:t xml:space="preserve"> 69(1):3–13 </w:t>
      </w:r>
    </w:p>
    <w:p w:rsidR="00A54A87" w:rsidRDefault="00A54A87" w:rsidP="00991A39">
      <w:pPr>
        <w:pStyle w:val="TextBodybibitem"/>
      </w:pPr>
      <w:r>
        <w:t>Usoskin</w:t>
      </w:r>
      <w:r w:rsidR="00953630">
        <w:t xml:space="preserve"> IG</w:t>
      </w:r>
      <w:r>
        <w:t>, Solanki</w:t>
      </w:r>
      <w:r w:rsidR="00953630">
        <w:t xml:space="preserve"> SK</w:t>
      </w:r>
      <w:r>
        <w:t>, Schüssler</w:t>
      </w:r>
      <w:r w:rsidR="00953630">
        <w:t xml:space="preserve"> M</w:t>
      </w:r>
      <w:r>
        <w:t>, Mursula</w:t>
      </w:r>
      <w:r w:rsidR="00953630">
        <w:t xml:space="preserve"> K</w:t>
      </w:r>
      <w:r>
        <w:t>, Alanko</w:t>
      </w:r>
      <w:r w:rsidR="00953630">
        <w:t xml:space="preserve"> K (2003)</w:t>
      </w:r>
      <w:r>
        <w:t xml:space="preserve"> Millennium-scale sunspot number reconstruction: Evidence for an unusually active sun since the 1940s. </w:t>
      </w:r>
      <w:r>
        <w:rPr>
          <w:i/>
        </w:rPr>
        <w:t>Physical Review Letters</w:t>
      </w:r>
      <w:r>
        <w:t xml:space="preserve"> 91(21):211101 </w:t>
      </w:r>
    </w:p>
    <w:p w:rsidR="00A54A87" w:rsidRDefault="00A54A87" w:rsidP="008F5A3C">
      <w:pPr>
        <w:pStyle w:val="TextBodybibitem"/>
      </w:pPr>
      <w:r>
        <w:t>Wigley</w:t>
      </w:r>
      <w:r w:rsidR="00953630">
        <w:t xml:space="preserve"> TML</w:t>
      </w:r>
      <w:r>
        <w:t>, Briffa</w:t>
      </w:r>
      <w:r w:rsidR="00953630">
        <w:t xml:space="preserve"> KR</w:t>
      </w:r>
      <w:r>
        <w:t>, Jones</w:t>
      </w:r>
      <w:r w:rsidR="00953630">
        <w:t xml:space="preserve"> PD (1984)</w:t>
      </w:r>
      <w:r>
        <w:t xml:space="preserve"> On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8F5A3C">
      <w:pPr>
        <w:pStyle w:val="TextBodybibitem"/>
      </w:pPr>
      <w:r>
        <w:t>Wold</w:t>
      </w:r>
      <w:r w:rsidR="00953630">
        <w:t xml:space="preserve"> S</w:t>
      </w:r>
      <w:r>
        <w:t>, Esbensen</w:t>
      </w:r>
      <w:r w:rsidR="00953630">
        <w:t xml:space="preserve"> K</w:t>
      </w:r>
      <w:r>
        <w:t>, Geladi</w:t>
      </w:r>
      <w:r w:rsidR="00953630">
        <w:t xml:space="preserve"> P (1987)</w:t>
      </w:r>
      <w:r>
        <w:t xml:space="preserve"> Principal component analysis. </w:t>
      </w:r>
      <w:r>
        <w:rPr>
          <w:i/>
        </w:rPr>
        <w:t>Chemometrics and</w:t>
      </w:r>
      <w:r>
        <w:t xml:space="preserve"> </w:t>
      </w:r>
      <w:r>
        <w:rPr>
          <w:i/>
        </w:rPr>
        <w:t>intelligent laboratory systems</w:t>
      </w:r>
      <w:r w:rsidR="00953630">
        <w:rPr>
          <w:i/>
        </w:rPr>
        <w:t xml:space="preserve"> </w:t>
      </w:r>
      <w:r w:rsidR="00953630">
        <w:t>2(1):37–52</w:t>
      </w:r>
      <w:r>
        <w:t xml:space="preserve"> </w:t>
      </w:r>
    </w:p>
    <w:p w:rsidR="00A54A87" w:rsidRDefault="00A54A87" w:rsidP="008F5A3C">
      <w:pPr>
        <w:pStyle w:val="TextBodybibitem"/>
      </w:pPr>
      <w:r>
        <w:t xml:space="preserve">Yamaguchi DK (1991) A simple method for cross-dating increment cores from living trees. </w:t>
      </w:r>
      <w:r>
        <w:rPr>
          <w:i/>
        </w:rPr>
        <w:t>Canadian Journal of Forest Research</w:t>
      </w:r>
      <w:r>
        <w:t xml:space="preserve"> 21(3):414–416. </w:t>
      </w:r>
    </w:p>
    <w:p w:rsidR="008F5A3C" w:rsidRDefault="008F5A3C" w:rsidP="008F5A3C">
      <w:pPr>
        <w:pStyle w:val="TextBodybibitem"/>
      </w:pPr>
      <w:r>
        <w:t xml:space="preserve">Zipper CE, Burger JA, Skousen JG, Angel PN, Barton CD, Davis V, Franklin JA (2011) Restoring forests and associated ecosystem services on appalachian coal surface mines. </w:t>
      </w:r>
      <w:r>
        <w:rPr>
          <w:i/>
        </w:rPr>
        <w:t>Environmental management</w:t>
      </w:r>
      <w:r w:rsidR="00953630">
        <w:t xml:space="preserve"> 47(5):751–765</w:t>
      </w:r>
    </w:p>
    <w:p w:rsidR="009A0F37" w:rsidRDefault="009A0F37" w:rsidP="009A0F37">
      <w:pPr>
        <w:pStyle w:val="TextBodybibitem"/>
      </w:pPr>
      <w:r>
        <w:t>Zweifel</w:t>
      </w:r>
      <w:r w:rsidR="00953630">
        <w:t xml:space="preserve"> R</w:t>
      </w:r>
      <w:r>
        <w:t>, Zimmermann</w:t>
      </w:r>
      <w:r w:rsidR="00953630">
        <w:t xml:space="preserve"> L</w:t>
      </w:r>
      <w:r>
        <w:t>, Zeugin</w:t>
      </w:r>
      <w:r w:rsidR="00953630">
        <w:t xml:space="preserve"> F</w:t>
      </w:r>
      <w:r>
        <w:t>, Newbery</w:t>
      </w:r>
      <w:r w:rsidR="00953630">
        <w:t xml:space="preserve"> DM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rsidR="009A0F37" w:rsidRDefault="009A0F37" w:rsidP="008F5A3C">
      <w:pPr>
        <w:pStyle w:val="TextBodybibitem"/>
      </w:pPr>
    </w:p>
    <w:p w:rsidR="00991A39" w:rsidRDefault="00991A39" w:rsidP="00991A39">
      <w:pPr>
        <w:pStyle w:val="TextBodybibitem"/>
      </w:pPr>
    </w:p>
    <w:p w:rsidR="001D6004" w:rsidRDefault="001D6004" w:rsidP="004507CD">
      <w:pPr>
        <w:pStyle w:val="TextBodybibitem"/>
      </w:pPr>
    </w:p>
    <w:p w:rsidR="004507CD" w:rsidRDefault="004507CD" w:rsidP="00EE364A">
      <w:pPr>
        <w:pStyle w:val="TextBodybibitem"/>
      </w:pPr>
      <w:bookmarkStart w:id="298" w:name="Xcook1999drought"/>
      <w:bookmarkEnd w:id="298"/>
    </w:p>
    <w:p w:rsidR="003919F1" w:rsidRDefault="003919F1">
      <w:pPr>
        <w:pStyle w:val="frfield"/>
      </w:pPr>
      <w:bookmarkStart w:id="299" w:name="Xnational2006surface"/>
      <w:bookmarkStart w:id="300" w:name="Xstahle1998lost"/>
      <w:bookmarkStart w:id="301" w:name="Xstahle1992reconstruction"/>
      <w:bookmarkStart w:id="302" w:name="Xdruckenbrod2003late"/>
      <w:bookmarkStart w:id="303" w:name="Xtorrence1998practical"/>
      <w:bookmarkStart w:id="304" w:name="Xfritts1990methods"/>
      <w:bookmarkStart w:id="305" w:name="Xli2011dendroclimatic"/>
      <w:bookmarkStart w:id="306" w:name="Xrobertson1992factors"/>
      <w:bookmarkStart w:id="307" w:name="Xzweifel2006intra"/>
      <w:bookmarkStart w:id="308" w:name="Xdickson1996oak"/>
      <w:bookmarkStart w:id="309" w:name="Xcook1985time"/>
      <w:bookmarkStart w:id="310" w:name="Xcook1990tree"/>
      <w:bookmarkStart w:id="311" w:name="Xmelvin2008signal"/>
      <w:bookmarkStart w:id="312" w:name="Xoliver1980forest"/>
      <w:bookmarkStart w:id="313" w:name="Xbeniston1997climatic"/>
      <w:bookmarkStart w:id="314" w:name="Xcole2002multiyear"/>
      <w:bookmarkStart w:id="315" w:name="Xpielke1999nina"/>
      <w:bookmarkStart w:id="316" w:name="Xfye2003paleoclimatic"/>
      <w:bookmarkStart w:id="317" w:name="Xhancock1979cross"/>
      <w:bookmarkStart w:id="318" w:name="Xlassen1995variability"/>
      <w:bookmarkStart w:id="319" w:name="Xcook1997new"/>
      <w:bookmarkStart w:id="320" w:name="Xusoskin2003millennium"/>
      <w:bookmarkStart w:id="321" w:name="Xnichols2012hydroclimate"/>
      <w:bookmarkStart w:id="322" w:name="Xfranks2002assessing"/>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sectPr w:rsidR="003919F1" w:rsidSect="0097763A">
      <w:headerReference w:type="default" r:id="rId19"/>
      <w:footerReference w:type="default" r:id="rId20"/>
      <w:pgSz w:w="12240" w:h="15840"/>
      <w:pgMar w:top="1152" w:right="1152" w:bottom="1152" w:left="1152" w:header="0" w:footer="0" w:gutter="0"/>
      <w:cols w:space="720"/>
      <w:formProt w:val="0"/>
      <w:docGrid w:linePitch="326" w:charSpace="-635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David Walker" w:date="2014-10-19T23:08:00Z" w:initials="DW">
    <w:p w:rsidR="00DE1C5E" w:rsidRDefault="00DE1C5E">
      <w:pPr>
        <w:pStyle w:val="CommentText"/>
      </w:pPr>
      <w:r>
        <w:rPr>
          <w:rStyle w:val="CommentReference"/>
        </w:rPr>
        <w:annotationRef/>
      </w:r>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C5E" w:rsidRDefault="00DE1C5E" w:rsidP="005B0DA4">
      <w:r>
        <w:separator/>
      </w:r>
    </w:p>
  </w:endnote>
  <w:endnote w:type="continuationSeparator" w:id="0">
    <w:p w:rsidR="00DE1C5E" w:rsidRDefault="00DE1C5E"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Albany">
    <w:altName w:val="Arial"/>
    <w:charset w:val="01"/>
    <w:family w:val="swiss"/>
    <w:pitch w:val="variable"/>
  </w:font>
  <w:font w:name="Times">
    <w:panose1 w:val="02000500000000000000"/>
    <w:charset w:val="00"/>
    <w:family w:val="auto"/>
    <w:pitch w:val="variable"/>
    <w:sig w:usb0="00000003" w:usb1="00000000" w:usb2="00000000" w:usb3="00000000" w:csb0="00000001" w:csb1="00000000"/>
  </w:font>
  <w:font w:name="monospace">
    <w:altName w:val="Times New Roman"/>
    <w:charset w:val="01"/>
    <w:family w:val="roman"/>
    <w:pitch w:val="variable"/>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DE1C5E" w:rsidRDefault="00DE1C5E">
        <w:pPr>
          <w:pStyle w:val="Footer"/>
          <w:jc w:val="center"/>
        </w:pPr>
        <w:r>
          <w:fldChar w:fldCharType="begin"/>
        </w:r>
        <w:r>
          <w:instrText xml:space="preserve"> PAGE   \* MERGEFORMAT </w:instrText>
        </w:r>
        <w:r>
          <w:fldChar w:fldCharType="separate"/>
        </w:r>
        <w:r w:rsidR="005C074D">
          <w:rPr>
            <w:noProof/>
          </w:rPr>
          <w:t>16</w:t>
        </w:r>
        <w:r>
          <w:rPr>
            <w:noProof/>
          </w:rPr>
          <w:fldChar w:fldCharType="end"/>
        </w:r>
      </w:p>
    </w:sdtContent>
  </w:sdt>
  <w:p w:rsidR="00DE1C5E" w:rsidRDefault="00DE1C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C5E" w:rsidRDefault="00DE1C5E" w:rsidP="005B0DA4">
      <w:r>
        <w:separator/>
      </w:r>
    </w:p>
  </w:footnote>
  <w:footnote w:type="continuationSeparator" w:id="0">
    <w:p w:rsidR="00DE1C5E" w:rsidRDefault="00DE1C5E" w:rsidP="005B0D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C5E" w:rsidRDefault="00DE1C5E">
    <w:pPr>
      <w:pStyle w:val="Header"/>
    </w:pPr>
    <w:r>
      <w:t>A southwestern Virginia precipitation reconstruction</w:t>
    </w:r>
  </w:p>
  <w:p w:rsidR="00DE1C5E" w:rsidRDefault="00DE1C5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trackRevisions/>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1D6004"/>
    <w:rsid w:val="0026146B"/>
    <w:rsid w:val="002776F9"/>
    <w:rsid w:val="00306764"/>
    <w:rsid w:val="00306FEF"/>
    <w:rsid w:val="003919F1"/>
    <w:rsid w:val="004279C5"/>
    <w:rsid w:val="004507CD"/>
    <w:rsid w:val="004B1D1A"/>
    <w:rsid w:val="004D5CD6"/>
    <w:rsid w:val="005021C4"/>
    <w:rsid w:val="005B0DA4"/>
    <w:rsid w:val="005C074D"/>
    <w:rsid w:val="006070D6"/>
    <w:rsid w:val="007F6BE6"/>
    <w:rsid w:val="00851945"/>
    <w:rsid w:val="00881AB3"/>
    <w:rsid w:val="008F5A3C"/>
    <w:rsid w:val="0090756A"/>
    <w:rsid w:val="00951C94"/>
    <w:rsid w:val="00953630"/>
    <w:rsid w:val="0097763A"/>
    <w:rsid w:val="00991A39"/>
    <w:rsid w:val="009A0F37"/>
    <w:rsid w:val="009E7FDD"/>
    <w:rsid w:val="00A54A87"/>
    <w:rsid w:val="00A864E1"/>
    <w:rsid w:val="00A972AC"/>
    <w:rsid w:val="00B45D72"/>
    <w:rsid w:val="00D62FCA"/>
    <w:rsid w:val="00DE1C5E"/>
    <w:rsid w:val="00E23ED2"/>
    <w:rsid w:val="00E3431B"/>
    <w:rsid w:val="00E836D2"/>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cpc.ncep.noaa.gov/products/precip/CWlink/MJO/enso.shtml" TargetMode="External"/><Relationship Id="rId18" Type="http://schemas.openxmlformats.org/officeDocument/2006/relationships/hyperlink" Target="http://www.ncnhp.org/Images/Ashe10-10-2005.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imexp.knmi.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7017</Words>
  <Characters>40001</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Walker</cp:lastModifiedBy>
  <cp:revision>2</cp:revision>
  <cp:lastPrinted>2014-10-06T22:06:00Z</cp:lastPrinted>
  <dcterms:created xsi:type="dcterms:W3CDTF">2014-10-20T03:18:00Z</dcterms:created>
  <dcterms:modified xsi:type="dcterms:W3CDTF">2014-10-20T03:18:00Z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